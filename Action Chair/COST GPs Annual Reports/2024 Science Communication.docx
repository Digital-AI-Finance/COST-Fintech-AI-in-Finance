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This section describes the efforts of COST Action CA19130 to engage with the public and various stakeholders throughout the year 2023-2024. It covers activities aimed at communicating research findings to a broader audience, engaging with industry and policymakers, and providing digital resources to support learning and collaboration.</w:t>
      </w:r>
    </w:p>
    <w:p w:rsidR="00000000" w:rsidDel="00000000" w:rsidP="00000000" w:rsidRDefault="00000000" w:rsidRPr="00000000" w14:paraId="00000002">
      <w:pPr>
        <w:pStyle w:val="Heading2"/>
        <w:keepNext w:val="0"/>
        <w:keepLines w:val="0"/>
        <w:spacing w:after="40" w:before="240" w:lineRule="auto"/>
        <w:jc w:val="both"/>
        <w:rPr/>
      </w:pPr>
      <w:bookmarkStart w:colFirst="0" w:colLast="0" w:name="_1rcuuz1edasx" w:id="0"/>
      <w:bookmarkEnd w:id="0"/>
      <w:r w:rsidDel="00000000" w:rsidR="00000000" w:rsidRPr="00000000">
        <w:rPr>
          <w:rtl w:val="0"/>
        </w:rPr>
        <w:t xml:space="preserve">5.1 Science Communication: Bridging Research and Society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Communicating research to the general public is a key part of COST Action CA19130's mission to promote openness in financial technologies and AI. The Action has organized various events and created resources to help make complex research more understandable to non-experts.</w:t>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Media Outreach and Public Workshops: Bringing Research to Life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Over the years, several media outreach activities and public workshops were held to present research in an accessible way. Events like the </w:t>
      </w:r>
      <w:r w:rsidDel="00000000" w:rsidR="00000000" w:rsidRPr="00000000">
        <w:rPr>
          <w:b w:val="1"/>
          <w:bCs w:val="1"/>
          <w:rtl w:val="0"/>
        </w:rPr>
        <w:t xml:space="preserve">"Women in FinTech and AI - 4th Edition"</w:t>
      </w:r>
      <w:r w:rsidDel="00000000" w:rsidR="00000000" w:rsidRPr="00000000">
        <w:rPr>
          <w:rtl w:val="0"/>
        </w:rPr>
        <w:t xml:space="preserve"> in Rethymno, Greece, in June 2024, helped engage the public by showcasing research on gender diversity in financial technology. This event, which had 50 participants, allowed the public to learn directly from experts about the importance of transparency and fairness in finance​.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Action also engaged in media campaigns, contributing articles and interviews to well-known publications in the finance and technology sectors. These efforts aimed to explain topics like AI, machine learning, and blockchain in simpler terms, making the research more relevant and understandable to a wider audience.</w:t>
      </w:r>
    </w:p>
    <w:p w:rsidR="00000000" w:rsidDel="00000000" w:rsidP="00000000" w:rsidRDefault="00000000" w:rsidRPr="00000000" w14:paraId="00000007">
      <w:pPr>
        <w:spacing w:after="240" w:before="240" w:lineRule="auto"/>
        <w:jc w:val="both"/>
        <w:rPr>
          <w:b w:val="1"/>
          <w:bCs w:val="1"/>
        </w:rPr>
      </w:pPr>
      <w:r w:rsidDel="00000000" w:rsidR="00000000" w:rsidRPr="00000000">
        <w:rPr>
          <w:b w:val="1"/>
          <w:bCs w:val="1"/>
          <w:rtl w:val="0"/>
        </w:rPr>
        <w:t xml:space="preserve">Key Publications and Articles: Simplifying Complex Concepts for the Public</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To further enhance public understanding, the Action published several articles and reports that translated complex research into simpler, more relatable concepts. These publications were shared on the Action’s website and social media channels, reaching readers across Europe and beyond. For instance, the report on </w:t>
      </w:r>
      <w:r w:rsidDel="00000000" w:rsidR="00000000" w:rsidRPr="00000000">
        <w:rPr>
          <w:b w:val="1"/>
          <w:bCs w:val="1"/>
          <w:rtl w:val="0"/>
        </w:rPr>
        <w:t xml:space="preserve">“AI in Finance and Society - Challenges and Opportunities”</w:t>
      </w:r>
      <w:r w:rsidDel="00000000" w:rsidR="00000000" w:rsidRPr="00000000">
        <w:rPr>
          <w:rtl w:val="0"/>
        </w:rPr>
        <w:t xml:space="preserve"> summarized key findings on the impact of AI on society and its regulatory challenges, making these important issues accessible to a non-specialist audience​. </w:t>
      </w:r>
    </w:p>
    <w:p w:rsidR="00000000" w:rsidDel="00000000" w:rsidP="00000000" w:rsidRDefault="00000000" w:rsidRPr="00000000" w14:paraId="00000009">
      <w:pPr>
        <w:spacing w:after="240" w:before="240" w:lineRule="auto"/>
        <w:jc w:val="both"/>
        <w:rPr>
          <w:rPrChange w:author="Olivija Filipovska" w:id="0" w:date="2024-09-08T08:07:54Z">
            <w:rPr>
              <w:color w:val="0000ff"/>
            </w:rPr>
          </w:rPrChange>
        </w:rPr>
      </w:pPr>
      <w:r w:rsidDel="00000000" w:rsidR="00000000" w:rsidRPr="00000000">
        <w:rPr>
          <w:rtl w:val="0"/>
          <w:rPrChange w:author="Olivija Filipovska" w:id="0" w:date="2024-09-08T08:07:54Z">
            <w:rPr>
              <w:color w:val="0000ff"/>
            </w:rPr>
          </w:rPrChange>
        </w:rPr>
        <w:t xml:space="preserve">Our paper </w:t>
      </w:r>
      <w:r w:rsidDel="00000000" w:rsidR="00000000" w:rsidRPr="00000000">
        <w:rPr>
          <w:b w:val="1"/>
          <w:bCs w:val="1"/>
          <w:rtl w:val="0"/>
          <w:rPrChange w:author="Olivija Filipovska" w:id="0" w:date="2024-09-08T08:07:54Z">
            <w:rPr>
              <w:b w:val="1"/>
              <w:bCs w:val="1"/>
              <w:color w:val="0000ff"/>
            </w:rPr>
          </w:rPrChange>
        </w:rPr>
        <w:t xml:space="preserve">“Mitigating Digital Assets Risks”</w:t>
      </w:r>
      <w:r w:rsidDel="00000000" w:rsidR="00000000" w:rsidRPr="00000000">
        <w:rPr>
          <w:rtl w:val="0"/>
          <w:rPrChange w:author="Olivija Filipovska" w:id="0" w:date="2024-09-08T08:07:54Z">
            <w:rPr>
              <w:color w:val="0000ff"/>
            </w:rPr>
          </w:rPrChange>
        </w:rPr>
        <w:t xml:space="preserve"> served to effectively bring complex concepts close to the public by explaining the multifaceted risks referring to the digital assets and breaking down the concepts from definition and classification, through technological advancements, to risk mitigation strategies, through well structured approach  and inclusion of diverse group of 31 researchers.</w:t>
      </w:r>
    </w:p>
    <w:p w:rsidR="00000000" w:rsidDel="00000000" w:rsidP="00000000" w:rsidRDefault="00000000" w:rsidRPr="00000000" w14:paraId="0000000A">
      <w:pPr>
        <w:spacing w:after="240" w:before="240" w:lineRule="auto"/>
        <w:jc w:val="both"/>
        <w:rPr>
          <w:rPrChange w:author="Olivija Filipovska" w:id="0" w:date="2024-09-08T08:07:54Z">
            <w:rPr>
              <w:color w:val="0000ff"/>
            </w:rPr>
          </w:rPrChange>
        </w:rPr>
      </w:pPr>
      <w:r w:rsidDel="00000000" w:rsidR="00000000" w:rsidRPr="00000000">
        <w:rPr>
          <w:rtl w:val="0"/>
          <w:rPrChange w:author="Olivija Filipovska" w:id="0" w:date="2024-09-08T08:07:54Z">
            <w:rPr>
              <w:color w:val="0000ff"/>
            </w:rPr>
          </w:rPrChange>
        </w:rPr>
        <w:t xml:space="preserve">This year we published more joint research papers. One of them, “</w:t>
      </w:r>
      <w:r w:rsidDel="00000000" w:rsidR="00000000" w:rsidRPr="00000000">
        <w:rPr>
          <w:b w:val="1"/>
          <w:bCs w:val="1"/>
          <w:rtl w:val="0"/>
          <w:rPrChange w:author="Olivija Filipovska" w:id="0" w:date="2024-09-08T08:07:54Z">
            <w:rPr>
              <w:b w:val="1"/>
              <w:bCs w:val="1"/>
              <w:color w:val="0000ff"/>
              <w:shd w:fill="fff2cc" w:val="clear"/>
            </w:rPr>
          </w:rPrChange>
        </w:rPr>
        <w:t xml:space="preserve">Ethical Artificial Intelligence, Fintech and Data Protection: A Path Forward for Training in Europe</w:t>
      </w:r>
      <w:r w:rsidDel="00000000" w:rsidR="00000000" w:rsidRPr="00000000">
        <w:rPr>
          <w:rtl w:val="0"/>
          <w:rPrChange w:author="Olivija Filipovska" w:id="0" w:date="2024-09-08T08:07:54Z">
            <w:rPr>
              <w:color w:val="0000ff"/>
              <w:shd w:fill="fff2cc" w:val="clear"/>
            </w:rPr>
          </w:rPrChange>
        </w:rPr>
        <w:t xml:space="preserve">”</w:t>
      </w:r>
      <w:r w:rsidDel="00000000" w:rsidR="00000000" w:rsidRPr="00000000">
        <w:rPr>
          <w:rtl w:val="0"/>
          <w:rPrChange w:author="Olivija Filipovska" w:id="0" w:date="2024-09-08T08:07:54Z">
            <w:rPr>
              <w:color w:val="0000ff"/>
            </w:rPr>
          </w:rPrChange>
        </w:rPr>
        <w:t xml:space="preserve"> is investigating the ethical perspectives of AI, Fintech and Data Protection and the importance of </w:t>
      </w:r>
      <w:r w:rsidDel="00000000" w:rsidR="00000000" w:rsidRPr="00000000">
        <w:rPr>
          <w:rtl w:val="0"/>
          <w:rPrChange w:author="Olivija Filipovska" w:id="0" w:date="2024-09-08T08:07:54Z">
            <w:rPr>
              <w:color w:val="0000ff"/>
              <w:shd w:fill="fff2cc" w:val="clear"/>
            </w:rPr>
          </w:rPrChange>
        </w:rPr>
        <w:t xml:space="preserve">establishing a path</w:t>
      </w:r>
      <w:r w:rsidDel="00000000" w:rsidR="00000000" w:rsidRPr="00000000">
        <w:rPr>
          <w:rtl w:val="0"/>
          <w:rPrChange w:author="Olivija Filipovska" w:id="0" w:date="2024-09-08T08:07:54Z">
            <w:rPr>
              <w:color w:val="0000ff"/>
            </w:rPr>
          </w:rPrChange>
        </w:rPr>
        <w:t xml:space="preserve"> for training in Europe.</w:t>
      </w:r>
    </w:p>
    <w:p w:rsidR="00000000" w:rsidDel="00000000" w:rsidP="00000000" w:rsidRDefault="00000000" w:rsidRPr="00000000" w14:paraId="0000000B">
      <w:pPr>
        <w:spacing w:after="240" w:before="240" w:lineRule="auto"/>
        <w:jc w:val="both"/>
        <w:rPr>
          <w:rPrChange w:author="Olivija Filipovska" w:id="0" w:date="2024-09-08T08:07:54Z">
            <w:rPr>
              <w:color w:val="0000ff"/>
            </w:rPr>
          </w:rPrChange>
        </w:rPr>
      </w:pPr>
      <w:r w:rsidDel="00000000" w:rsidR="00000000" w:rsidRPr="00000000">
        <w:rPr>
          <w:rtl w:val="0"/>
          <w:rPrChange w:author="Olivija Filipovska" w:id="0" w:date="2024-09-08T08:07:54Z">
            <w:rPr>
              <w:color w:val="0000ff"/>
            </w:rPr>
          </w:rPrChange>
        </w:rPr>
        <w:t xml:space="preserve">We addressed the importance for detecting </w:t>
      </w:r>
      <w:r w:rsidDel="00000000" w:rsidR="00000000" w:rsidRPr="00000000">
        <w:rPr>
          <w:rtl w:val="0"/>
          <w:rPrChange w:author="Olivija Filipovska" w:id="0" w:date="2024-09-08T08:07:54Z">
            <w:rPr>
              <w:color w:val="0000ff"/>
              <w:shd w:fill="fff2cc" w:val="clear"/>
            </w:rPr>
          </w:rPrChange>
        </w:rPr>
        <w:t xml:space="preserve">fraudulent</w:t>
      </w:r>
      <w:r w:rsidDel="00000000" w:rsidR="00000000" w:rsidRPr="00000000">
        <w:rPr>
          <w:rtl w:val="0"/>
          <w:rPrChange w:author="Olivija Filipovska" w:id="0" w:date="2024-09-08T08:07:54Z">
            <w:rPr>
              <w:color w:val="0000ff"/>
            </w:rPr>
          </w:rPrChange>
        </w:rPr>
        <w:t xml:space="preserve"> activities in fintech platforms by focussing our research on P2P and crowdfunding platforms. Multiple papers are submitted for publication related to this subject. The intention is to raise awareness </w:t>
      </w:r>
      <w:r w:rsidDel="00000000" w:rsidR="00000000" w:rsidRPr="00000000">
        <w:rPr>
          <w:rtl w:val="0"/>
          <w:rPrChange w:author="Olivija Filipovska" w:id="0" w:date="2024-09-08T08:07:54Z">
            <w:rPr>
              <w:color w:val="0000ff"/>
              <w:shd w:fill="fff2cc" w:val="clear"/>
            </w:rPr>
          </w:rPrChange>
        </w:rPr>
        <w:t xml:space="preserve">among the public</w:t>
      </w:r>
      <w:r w:rsidDel="00000000" w:rsidR="00000000" w:rsidRPr="00000000">
        <w:rPr>
          <w:rtl w:val="0"/>
          <w:rPrChange w:author="Olivija Filipovska" w:id="0" w:date="2024-09-08T08:07:54Z">
            <w:rPr>
              <w:color w:val="0000ff"/>
            </w:rPr>
          </w:rPrChange>
        </w:rPr>
        <w:t xml:space="preserve"> for critical thinking on AI and </w:t>
      </w:r>
      <w:r w:rsidDel="00000000" w:rsidR="00000000" w:rsidRPr="00000000">
        <w:rPr>
          <w:rtl w:val="0"/>
          <w:rPrChange w:author="Olivija Filipovska" w:id="0" w:date="2024-09-08T08:07:54Z">
            <w:rPr>
              <w:color w:val="0000ff"/>
              <w:shd w:fill="fff2cc" w:val="clear"/>
            </w:rPr>
          </w:rPrChange>
        </w:rPr>
        <w:t xml:space="preserve">further</w:t>
      </w:r>
      <w:r w:rsidDel="00000000" w:rsidR="00000000" w:rsidRPr="00000000">
        <w:rPr>
          <w:rtl w:val="0"/>
          <w:rPrChange w:author="Olivija Filipovska" w:id="0" w:date="2024-09-08T08:07:54Z">
            <w:rPr>
              <w:color w:val="0000ff"/>
            </w:rPr>
          </w:rPrChange>
        </w:rPr>
        <w:t xml:space="preserve"> development of methodologies and models for detection signals of fraud. Here are some of the more important papers (this list is not final):</w:t>
      </w:r>
    </w:p>
    <w:p w:rsidR="00000000" w:rsidDel="00000000" w:rsidP="00000000" w:rsidRDefault="00000000" w:rsidRPr="00000000" w14:paraId="0000000C">
      <w:pPr>
        <w:spacing w:after="240" w:before="240" w:lineRule="auto"/>
        <w:ind w:left="0" w:firstLine="0"/>
        <w:jc w:val="both"/>
        <w:rPr>
          <w:rPrChange w:author="Olivija Filipovska" w:id="0" w:date="2024-09-08T08:07:54Z">
            <w:rPr>
              <w:color w:val="0000ff"/>
              <w:shd w:fill="ccccff" w:val="clear"/>
            </w:rPr>
          </w:rPrChange>
        </w:rPr>
      </w:pPr>
      <w:r w:rsidDel="00000000" w:rsidR="00000000" w:rsidRPr="00000000">
        <w:rPr>
          <w:rtl w:val="0"/>
          <w:rPrChange w:author="Olivija Filipovska" w:id="0" w:date="2024-09-08T08:07:54Z">
            <w:rPr>
              <w:color w:val="0000ff"/>
              <w:shd w:fill="ccccff" w:val="clear"/>
            </w:rPr>
          </w:rPrChange>
        </w:rPr>
        <w:t xml:space="preserve">1.</w:t>
      </w:r>
      <w:r w:rsidDel="00000000" w:rsidR="00000000" w:rsidRPr="00000000">
        <w:rPr>
          <w:rtl w:val="0"/>
          <w:rPrChange w:author="Olivija Filipovska" w:id="0" w:date="2024-09-08T08:07:54Z">
            <w:rPr>
              <w:color w:val="0000ff"/>
              <w:shd w:fill="ccccff" w:val="clear"/>
            </w:rPr>
          </w:rPrChange>
        </w:rPr>
        <w:t xml:space="preserve">AI 4 Crowdfunding -  A hands-on roadmap to study and understand crowdfunding data using critical thinking AI</w:t>
      </w:r>
    </w:p>
    <w:p w:rsidR="00000000" w:rsidDel="00000000" w:rsidP="00000000" w:rsidRDefault="00000000" w:rsidRPr="00000000" w14:paraId="0000000D">
      <w:pPr>
        <w:spacing w:after="240" w:before="240" w:lineRule="auto"/>
        <w:ind w:left="0" w:firstLine="0"/>
        <w:jc w:val="both"/>
        <w:rPr>
          <w:rPrChange w:author="Olivija Filipovska" w:id="0" w:date="2024-09-08T08:07:54Z">
            <w:rPr>
              <w:color w:val="0000ff"/>
              <w:shd w:fill="ccccff" w:val="clear"/>
            </w:rPr>
          </w:rPrChange>
        </w:rPr>
      </w:pPr>
      <w:r w:rsidDel="00000000" w:rsidR="00000000" w:rsidRPr="00000000">
        <w:rPr>
          <w:sz w:val="24"/>
          <w:szCs w:val="24"/>
          <w:rtl w:val="0"/>
          <w:rPrChange w:author="Olivija Filipovska" w:id="0" w:date="2024-09-08T08:07:54Z">
            <w:rPr>
              <w:color w:val="505050"/>
              <w:sz w:val="24"/>
              <w:szCs w:val="24"/>
              <w:highlight w:val="white"/>
            </w:rPr>
          </w:rPrChange>
        </w:rPr>
        <w:t xml:space="preserve">Belbe, Stefana and Gomez Teijeiro, Lucia and Stanca, Liana and Wenzlaff, Karsten and Mare, Codruta and Elitzur, Ramy and Bolesta, Karolina and Huang, Xiaohong and Nur Yilmaz, Gokce and Bernard, Frederik Sinan and Osterrieder, Joerg and Coita, Ioana Florina and Filipovska, Olivija and Skaftadottir, Hanna Kristin and van Teunenbroek, Claire and Pisoni, Galena and Spaeth, Sebastian, AI 4 Crowdfunding -  A hands-on roadmap to study and understand crowdfunding data using critical thinking AI (August 30, 2024). Available at SSRN: </w:t>
      </w:r>
      <w:hyperlink r:id="rId6">
        <w:r w:rsidDel="00000000" w:rsidR="00000000" w:rsidRPr="00000000">
          <w:rPr>
            <w:sz w:val="24"/>
            <w:szCs w:val="24"/>
            <w:u w:val="single"/>
            <w:rtl w:val="0"/>
            <w:rPrChange w:author="Olivija Filipovska" w:id="0" w:date="2024-09-08T08:07:54Z">
              <w:rPr>
                <w:color w:val="505050"/>
                <w:sz w:val="24"/>
                <w:szCs w:val="24"/>
                <w:highlight w:val="white"/>
                <w:u w:val="single"/>
              </w:rPr>
            </w:rPrChange>
          </w:rPr>
          <w:t xml:space="preserve">https://ssrn.com/abstract=</w:t>
        </w:r>
      </w:hyperlink>
      <w:r w:rsidDel="00000000" w:rsidR="00000000" w:rsidRPr="00000000">
        <w:rPr>
          <w:rtl w:val="0"/>
        </w:rPr>
      </w:r>
    </w:p>
    <w:p w:rsidR="00000000" w:rsidDel="00000000" w:rsidP="00000000" w:rsidRDefault="00000000" w:rsidRPr="00000000" w14:paraId="0000000E">
      <w:pPr>
        <w:spacing w:after="240" w:before="240" w:lineRule="auto"/>
        <w:jc w:val="both"/>
        <w:rPr>
          <w:rPrChange w:author="Olivija Filipovska" w:id="0" w:date="2024-09-08T08:07:54Z">
            <w:rPr>
              <w:color w:val="0000ff"/>
              <w:shd w:fill="e2e4e7" w:val="clear"/>
            </w:rPr>
          </w:rPrChange>
        </w:rPr>
      </w:pPr>
      <w:r w:rsidDel="00000000" w:rsidR="00000000" w:rsidRPr="00000000">
        <w:rPr>
          <w:rtl w:val="0"/>
          <w:rPrChange w:author="Olivija Filipovska" w:id="0" w:date="2024-09-08T08:07:54Z">
            <w:rPr>
              <w:color w:val="0000ff"/>
              <w:shd w:fill="e2e4e7" w:val="clear"/>
            </w:rPr>
          </w:rPrChange>
        </w:rPr>
        <w:t xml:space="preserve">2.AI-Driven Failed Trials in Investment Strategies: A Network Data Analysis Approach</w:t>
      </w:r>
    </w:p>
    <w:p w:rsidR="00000000" w:rsidDel="00000000" w:rsidP="00000000" w:rsidRDefault="00000000" w:rsidRPr="00000000" w14:paraId="0000000F">
      <w:pPr>
        <w:spacing w:after="240" w:before="240" w:lineRule="auto"/>
        <w:jc w:val="both"/>
        <w:rPr>
          <w:rPrChange w:author="Olivija Filipovska" w:id="0" w:date="2024-09-08T08:07:54Z">
            <w:rPr>
              <w:color w:val="0000ff"/>
              <w:shd w:fill="e2e4e7" w:val="clear"/>
            </w:rPr>
          </w:rPrChange>
        </w:rPr>
      </w:pPr>
      <w:r w:rsidDel="00000000" w:rsidR="00000000" w:rsidRPr="00000000">
        <w:rPr>
          <w:sz w:val="24"/>
          <w:szCs w:val="24"/>
          <w:rtl w:val="0"/>
          <w:rPrChange w:author="Olivija Filipovska" w:id="0" w:date="2024-09-08T08:07:54Z">
            <w:rPr>
              <w:color w:val="505050"/>
              <w:sz w:val="24"/>
              <w:szCs w:val="24"/>
              <w:highlight w:val="white"/>
            </w:rPr>
          </w:rPrChange>
        </w:rPr>
        <w:t xml:space="preserve">Bolesta, Karolina and Akar, Mutlu and Coita, Ioana and tarantola, claudia and Iannario, Maria and Osterrieder, Joerg and Sipos, Ciprian and Schwendner, Peter and Bedowska-Sojka, Barbara and Pisoni, Galena and Maxhelaku, Armela and Maxhelaku, Suela and Weinberg, Abraham Itzhak and arakelian, veni and Rupeika-Apoga, Ramona and Giordano, Sabrina and Filipovska, Olivija and Gomez Teijeiro, Lucia and Bernard, Frederik Sinan, AI-Driven Failed Trials in Investment Strategies: A Network Data Analysis Approach (September 02, 2024). Available at SSRN: </w:t>
      </w:r>
      <w:hyperlink r:id="rId7">
        <w:r w:rsidDel="00000000" w:rsidR="00000000" w:rsidRPr="00000000">
          <w:rPr>
            <w:sz w:val="24"/>
            <w:szCs w:val="24"/>
            <w:u w:val="single"/>
            <w:rtl w:val="0"/>
            <w:rPrChange w:author="Olivija Filipovska" w:id="0" w:date="2024-09-08T08:07:54Z">
              <w:rPr>
                <w:color w:val="505050"/>
                <w:sz w:val="24"/>
                <w:szCs w:val="24"/>
                <w:highlight w:val="white"/>
                <w:u w:val="single"/>
              </w:rPr>
            </w:rPrChange>
          </w:rPr>
          <w:t xml:space="preserve">https://ssrn.com/abstract=</w:t>
        </w:r>
      </w:hyperlink>
      <w:r w:rsidDel="00000000" w:rsidR="00000000" w:rsidRPr="00000000">
        <w:rPr>
          <w:rtl w:val="0"/>
        </w:rPr>
      </w:r>
    </w:p>
    <w:p w:rsidR="00000000" w:rsidDel="00000000" w:rsidP="00000000" w:rsidRDefault="00000000" w:rsidRPr="00000000" w14:paraId="00000010">
      <w:pPr>
        <w:spacing w:after="240" w:before="240" w:lineRule="auto"/>
        <w:jc w:val="both"/>
        <w:rPr>
          <w:rPrChange w:author="Olivija Filipovska" w:id="0" w:date="2024-09-08T08:07:54Z">
            <w:rPr>
              <w:color w:val="0000ff"/>
              <w:shd w:fill="ccccff" w:val="clear"/>
            </w:rPr>
          </w:rPrChange>
        </w:rPr>
      </w:pPr>
      <w:r w:rsidDel="00000000" w:rsidR="00000000" w:rsidRPr="00000000">
        <w:rPr>
          <w:rtl w:val="0"/>
          <w:rPrChange w:author="Olivija Filipovska" w:id="0" w:date="2024-09-08T08:07:54Z">
            <w:rPr>
              <w:color w:val="0000ff"/>
              <w:shd w:fill="ccccff" w:val="clear"/>
            </w:rPr>
          </w:rPrChange>
        </w:rPr>
        <w:t xml:space="preserve">3.What do we Know About Fraud Detection in Peer-to-Peer Lending? A Systematic Literature Review</w:t>
      </w:r>
    </w:p>
    <w:p w:rsidR="00000000" w:rsidDel="00000000" w:rsidP="00000000" w:rsidRDefault="00000000" w:rsidRPr="00000000" w14:paraId="00000011">
      <w:pPr>
        <w:spacing w:after="240" w:before="240" w:lineRule="auto"/>
        <w:jc w:val="both"/>
        <w:rPr>
          <w:rPrChange w:author="Olivija Filipovska" w:id="0" w:date="2024-09-08T08:07:54Z">
            <w:rPr>
              <w:color w:val="0000ff"/>
              <w:shd w:fill="ccccff" w:val="clear"/>
            </w:rPr>
          </w:rPrChange>
        </w:rPr>
      </w:pPr>
      <w:r w:rsidDel="00000000" w:rsidR="00000000" w:rsidRPr="00000000">
        <w:rPr>
          <w:sz w:val="24"/>
          <w:szCs w:val="24"/>
          <w:rtl w:val="0"/>
          <w:rPrChange w:author="Olivija Filipovska" w:id="0" w:date="2024-09-08T08:07:54Z">
            <w:rPr>
              <w:color w:val="505050"/>
              <w:sz w:val="24"/>
              <w:szCs w:val="24"/>
              <w:highlight w:val="white"/>
            </w:rPr>
          </w:rPrChange>
        </w:rPr>
        <w:t xml:space="preserve">Machado, Marcos and Coita, Ioana Florina and Bolesta, Karolina and Filipovska, Olivija and van Heeswijk, Wouter and Muniz, Jose Antonio and Bernard, Frederik Sinan and Osterrieder, Joerg, What do we Know About Fraud Detection in Peer-to-Peer Lending? A Systematic Literature Review (September 06, 2024). Available at SSRN: </w:t>
      </w:r>
      <w:hyperlink r:id="rId8">
        <w:r w:rsidDel="00000000" w:rsidR="00000000" w:rsidRPr="00000000">
          <w:rPr>
            <w:sz w:val="24"/>
            <w:szCs w:val="24"/>
            <w:u w:val="single"/>
            <w:rtl w:val="0"/>
            <w:rPrChange w:author="Olivija Filipovska" w:id="0" w:date="2024-09-08T08:07:54Z">
              <w:rPr>
                <w:color w:val="505050"/>
                <w:sz w:val="24"/>
                <w:szCs w:val="24"/>
                <w:highlight w:val="white"/>
                <w:u w:val="single"/>
              </w:rPr>
            </w:rPrChange>
          </w:rPr>
          <w:t xml:space="preserve">https://ssrn.com/abstract=</w:t>
        </w:r>
      </w:hyperlink>
      <w:r w:rsidDel="00000000" w:rsidR="00000000" w:rsidRPr="00000000">
        <w:rPr>
          <w:rtl w:val="0"/>
        </w:rPr>
      </w:r>
    </w:p>
    <w:p w:rsidR="00000000" w:rsidDel="00000000" w:rsidP="00000000" w:rsidRDefault="00000000" w:rsidRPr="00000000" w14:paraId="00000012">
      <w:pPr>
        <w:pStyle w:val="Heading1"/>
        <w:keepNext w:val="0"/>
        <w:keepLines w:val="0"/>
        <w:spacing w:after="80" w:before="0" w:line="308.5714285714286" w:lineRule="auto"/>
        <w:jc w:val="both"/>
        <w:rPr>
          <w:sz w:val="22"/>
          <w:szCs w:val="22"/>
          <w:rPrChange w:author="Olivija Filipovska" w:id="0" w:date="2024-09-08T08:07:54Z">
            <w:rPr>
              <w:color w:val="222222"/>
              <w:sz w:val="22"/>
              <w:szCs w:val="22"/>
              <w:shd w:fill="ccccff" w:val="clear"/>
            </w:rPr>
          </w:rPrChange>
        </w:rPr>
      </w:pPr>
      <w:bookmarkStart w:colFirst="0" w:colLast="0" w:name="_bjh4ach7x1tr" w:id="1"/>
      <w:bookmarkEnd w:id="1"/>
      <w:r w:rsidDel="00000000" w:rsidR="00000000" w:rsidRPr="00000000">
        <w:rPr>
          <w:sz w:val="22"/>
          <w:szCs w:val="22"/>
          <w:rtl w:val="0"/>
          <w:rPrChange w:author="Olivija Filipovska" w:id="0" w:date="2024-09-08T08:07:54Z">
            <w:rPr>
              <w:color w:val="222222"/>
              <w:sz w:val="22"/>
              <w:szCs w:val="22"/>
              <w:shd w:fill="ccccff" w:val="clear"/>
            </w:rPr>
          </w:rPrChange>
        </w:rPr>
        <w:t xml:space="preserve">4. 3D Systematic Literature Review: AI, Networks, and Humans to Detect Crowdfunding Fraud</w:t>
      </w:r>
    </w:p>
    <w:p w:rsidR="00000000" w:rsidDel="00000000" w:rsidP="00000000" w:rsidRDefault="00000000" w:rsidRPr="00000000" w14:paraId="00000013">
      <w:pPr>
        <w:rPr>
          <w:rPrChange w:author="Olivija Filipovska" w:id="0" w:date="2024-09-08T08:07:54Z">
            <w:rPr/>
          </w:rPrChange>
        </w:rPr>
      </w:pPr>
      <w:r w:rsidDel="00000000" w:rsidR="00000000" w:rsidRPr="00000000">
        <w:rPr>
          <w:sz w:val="24"/>
          <w:szCs w:val="24"/>
          <w:rtl w:val="0"/>
          <w:rPrChange w:author="Olivija Filipovska" w:id="0" w:date="2024-09-08T08:07:54Z">
            <w:rPr>
              <w:color w:val="505050"/>
              <w:sz w:val="24"/>
              <w:szCs w:val="24"/>
              <w:highlight w:val="white"/>
            </w:rPr>
          </w:rPrChange>
        </w:rPr>
        <w:t xml:space="preserve">Machado, Marcos and Coita, Ioana Florina and Bolesta, Karolina and van Heeswijk, Wouter and Liu, Yiting and Gomez Teijeiro, Lucia and THEMISTOCLEOUS, CHRISTOS and Dubrovska, Anastasija and Stanca, Liana and CIOBANU, Stefan and Muniz, Jose Antonio and Bernard, Frederik Sinan and Osterrieder, Joerg and Wenzlaff, Karsten and Gregoriades, Andreas and Aydin, Serhat and Mare, Codruta, 3D Systematic Literature Review: AI, Networks, and Humans to Detect Crowdfunding Fraud (September 06, 2024). Available at SSRN: </w:t>
      </w:r>
      <w:hyperlink r:id="rId9">
        <w:r w:rsidDel="00000000" w:rsidR="00000000" w:rsidRPr="00000000">
          <w:rPr>
            <w:sz w:val="24"/>
            <w:szCs w:val="24"/>
            <w:u w:val="single"/>
            <w:rtl w:val="0"/>
            <w:rPrChange w:author="Olivija Filipovska" w:id="0" w:date="2024-09-08T08:07:54Z">
              <w:rPr>
                <w:color w:val="505050"/>
                <w:sz w:val="24"/>
                <w:szCs w:val="24"/>
                <w:highlight w:val="white"/>
                <w:u w:val="single"/>
              </w:rPr>
            </w:rPrChange>
          </w:rPr>
          <w:t xml:space="preserve">https://ssrn.com/abstract=</w:t>
        </w:r>
      </w:hyperlink>
      <w:r w:rsidDel="00000000" w:rsidR="00000000" w:rsidRPr="00000000">
        <w:rPr>
          <w:rtl w:val="0"/>
        </w:rPr>
      </w:r>
    </w:p>
    <w:p w:rsidR="00000000" w:rsidDel="00000000" w:rsidP="00000000" w:rsidRDefault="00000000" w:rsidRPr="00000000" w14:paraId="00000014">
      <w:pPr>
        <w:rPr>
          <w:rPrChange w:author="Olivija Filipovska" w:id="1" w:date="2024-09-07T08:13:58Z">
            <w:rPr/>
          </w:rPrChange>
        </w:rPr>
      </w:pPr>
      <w:r w:rsidDel="00000000" w:rsidR="00000000" w:rsidRPr="00000000">
        <w:rPr>
          <w:rtl w:val="0"/>
        </w:rPr>
      </w:r>
    </w:p>
    <w:p w:rsidR="00000000" w:rsidDel="00000000" w:rsidP="00000000" w:rsidRDefault="00000000" w:rsidRPr="00000000" w14:paraId="00000015">
      <w:pPr>
        <w:pStyle w:val="Heading1"/>
        <w:keepNext w:val="0"/>
        <w:keepLines w:val="0"/>
        <w:spacing w:after="80" w:before="0" w:line="308.5714285714286" w:lineRule="auto"/>
        <w:rPr>
          <w:sz w:val="22"/>
          <w:szCs w:val="22"/>
          <w:rPrChange w:author="Olivija Filipovska" w:id="0" w:date="2024-09-08T08:07:54Z">
            <w:rPr>
              <w:color w:val="0000ff"/>
              <w:sz w:val="22"/>
              <w:szCs w:val="22"/>
            </w:rPr>
          </w:rPrChange>
        </w:rPr>
      </w:pPr>
      <w:bookmarkStart w:colFirst="0" w:colLast="0" w:name="_8gi2awlgq7ek" w:id="2"/>
      <w:bookmarkEnd w:id="2"/>
      <w:r w:rsidDel="00000000" w:rsidR="00000000" w:rsidRPr="00000000">
        <w:rPr>
          <w:sz w:val="22"/>
          <w:szCs w:val="22"/>
          <w:rtl w:val="0"/>
          <w:rPrChange w:author="Olivija Filipovska" w:id="0" w:date="2024-09-08T08:07:54Z">
            <w:rPr>
              <w:color w:val="0000ff"/>
              <w:sz w:val="22"/>
              <w:szCs w:val="22"/>
            </w:rPr>
          </w:rPrChange>
        </w:rPr>
        <w:t xml:space="preserve">5. FinTech, Regulation, and Cybercrime: Opportunities Arising From New Technologies</w:t>
      </w:r>
    </w:p>
    <w:p w:rsidR="00000000" w:rsidDel="00000000" w:rsidP="00000000" w:rsidRDefault="00000000" w:rsidRPr="00000000" w14:paraId="00000016">
      <w:pPr>
        <w:rPr>
          <w:rPrChange w:author="Olivija Filipovska" w:id="0" w:date="2024-09-08T08:07:54Z">
            <w:rPr/>
          </w:rPrChange>
        </w:rPr>
      </w:pPr>
      <w:r w:rsidDel="00000000" w:rsidR="00000000" w:rsidRPr="00000000">
        <w:rPr>
          <w:sz w:val="24"/>
          <w:szCs w:val="24"/>
          <w:rtl w:val="0"/>
          <w:rPrChange w:author="Olivija Filipovska" w:id="0" w:date="2024-09-08T08:07:54Z">
            <w:rPr>
              <w:color w:val="505050"/>
              <w:sz w:val="24"/>
              <w:szCs w:val="24"/>
              <w:highlight w:val="white"/>
            </w:rPr>
          </w:rPrChange>
        </w:rPr>
        <w:t xml:space="preserve">Achim, Monica Violeta and Pisoni, Galena and Mare, Codruta and Moloney, Maria and Korba, Szabolcs and Molnár, Bálint and Bedowska-Sojka, Barbara and Coita, Ioana Florina, FinTech, Regulation, and Cybercrime: Opportunities Arising From New Technologies (November 1, 2023). Available at SSRN: </w:t>
      </w:r>
      <w:hyperlink r:id="rId10">
        <w:r w:rsidDel="00000000" w:rsidR="00000000" w:rsidRPr="00000000">
          <w:rPr>
            <w:sz w:val="24"/>
            <w:szCs w:val="24"/>
            <w:u w:val="single"/>
            <w:rtl w:val="0"/>
            <w:rPrChange w:author="Olivija Filipovska" w:id="0" w:date="2024-09-08T08:07:54Z">
              <w:rPr>
                <w:color w:val="505050"/>
                <w:sz w:val="24"/>
                <w:szCs w:val="24"/>
                <w:highlight w:val="white"/>
                <w:u w:val="single"/>
              </w:rPr>
            </w:rPrChange>
          </w:rPr>
          <w:t xml:space="preserve">https://ssrn.com/abstract=4620106</w:t>
        </w:r>
      </w:hyperlink>
      <w:r w:rsidDel="00000000" w:rsidR="00000000" w:rsidRPr="00000000">
        <w:rPr>
          <w:sz w:val="24"/>
          <w:szCs w:val="24"/>
          <w:rtl w:val="0"/>
          <w:rPrChange w:author="Olivija Filipovska" w:id="0" w:date="2024-09-08T08:07:54Z">
            <w:rPr>
              <w:color w:val="505050"/>
              <w:sz w:val="24"/>
              <w:szCs w:val="24"/>
              <w:highlight w:val="white"/>
            </w:rPr>
          </w:rPrChange>
        </w:rPr>
        <w:t xml:space="preserve"> or </w:t>
      </w:r>
      <w:hyperlink r:id="rId11">
        <w:r w:rsidDel="00000000" w:rsidR="00000000" w:rsidRPr="00000000">
          <w:rPr>
            <w:sz w:val="24"/>
            <w:szCs w:val="24"/>
            <w:u w:val="single"/>
            <w:rtl w:val="0"/>
            <w:rPrChange w:author="Olivija Filipovska" w:id="0" w:date="2024-09-08T08:07:54Z">
              <w:rPr>
                <w:color w:val="505050"/>
                <w:sz w:val="24"/>
                <w:szCs w:val="24"/>
                <w:highlight w:val="white"/>
                <w:u w:val="single"/>
              </w:rPr>
            </w:rPrChange>
          </w:rPr>
          <w:t xml:space="preserve">http://dx.doi.org/10.2139/ssrn.4620106</w:t>
        </w:r>
      </w:hyperlink>
      <w:r w:rsidDel="00000000" w:rsidR="00000000" w:rsidRPr="00000000">
        <w:rPr>
          <w:rtl w:val="0"/>
        </w:rPr>
      </w:r>
    </w:p>
    <w:p w:rsidR="00000000" w:rsidDel="00000000" w:rsidP="00000000" w:rsidRDefault="00000000" w:rsidRPr="00000000" w14:paraId="00000017">
      <w:pPr>
        <w:rPr>
          <w:rPrChange w:author="Olivija Filipovska" w:id="1" w:date="2024-09-07T08:13:58Z">
            <w:rPr/>
          </w:rPrChange>
        </w:rPr>
      </w:pPr>
      <w:r w:rsidDel="00000000" w:rsidR="00000000" w:rsidRPr="00000000">
        <w:rPr>
          <w:rtl w:val="0"/>
        </w:rPr>
      </w:r>
    </w:p>
    <w:p w:rsidR="00000000" w:rsidDel="00000000" w:rsidP="00000000" w:rsidRDefault="00000000" w:rsidRPr="00000000" w14:paraId="00000018">
      <w:pPr>
        <w:spacing w:after="240" w:before="240" w:lineRule="auto"/>
        <w:jc w:val="both"/>
        <w:rPr>
          <w:sz w:val="23"/>
          <w:szCs w:val="23"/>
          <w:rPrChange w:author="Olivija Filipovska" w:id="0" w:date="2024-09-08T08:07:54Z">
            <w:rPr>
              <w:color w:val="222222"/>
              <w:sz w:val="23"/>
              <w:szCs w:val="23"/>
              <w:shd w:fill="ccccff" w:val="clear"/>
            </w:rPr>
          </w:rPrChange>
        </w:rPr>
      </w:pPr>
      <w:r w:rsidDel="00000000" w:rsidR="00000000" w:rsidRPr="00000000">
        <w:rPr>
          <w:rtl w:val="0"/>
          <w:rPrChange w:author="Olivija Filipovska" w:id="0" w:date="2024-09-08T08:07:54Z">
            <w:rPr>
              <w:color w:val="0000ff"/>
              <w:shd w:fill="ccccff" w:val="clear"/>
            </w:rPr>
          </w:rPrChange>
        </w:rPr>
        <w:t xml:space="preserve">More details about our work could be found on our Google Scholar group: </w:t>
      </w:r>
      <w:r w:rsidDel="00000000" w:rsidR="00000000" w:rsidRPr="00000000">
        <w:rPr>
          <w:sz w:val="23"/>
          <w:szCs w:val="23"/>
          <w:rtl w:val="0"/>
          <w:rPrChange w:author="Olivija Filipovska" w:id="0" w:date="2024-09-08T08:07:54Z">
            <w:rPr>
              <w:color w:val="222222"/>
              <w:sz w:val="23"/>
              <w:szCs w:val="23"/>
              <w:shd w:fill="ccccff" w:val="clear"/>
            </w:rPr>
          </w:rPrChange>
        </w:rPr>
        <w:t xml:space="preserve">COST Action CA19130 Fintech and Artificial Intelligence in Finance that is accessible through this link: </w:t>
      </w:r>
      <w:hyperlink r:id="rId12">
        <w:r w:rsidDel="00000000" w:rsidR="00000000" w:rsidRPr="00000000">
          <w:rPr>
            <w:sz w:val="23"/>
            <w:szCs w:val="23"/>
            <w:u w:val="single"/>
            <w:rtl w:val="0"/>
            <w:rPrChange w:author="Olivija Filipovska" w:id="0" w:date="2024-09-08T08:07:54Z">
              <w:rPr>
                <w:color w:val="1155cc"/>
                <w:sz w:val="23"/>
                <w:szCs w:val="23"/>
                <w:u w:val="single"/>
                <w:shd w:fill="ccccff" w:val="clear"/>
              </w:rPr>
            </w:rPrChange>
          </w:rPr>
          <w:t xml:space="preserve">‪COST Action CA19130 Fintech and Artificial Intelligence in Finance‬ - ‪Google Scholar‬</w:t>
        </w:r>
      </w:hyperlink>
      <w:r w:rsidDel="00000000" w:rsidR="00000000" w:rsidRPr="00000000">
        <w:rPr>
          <w:sz w:val="23"/>
          <w:szCs w:val="23"/>
          <w:rtl w:val="0"/>
          <w:rPrChange w:author="Olivija Filipovska" w:id="0" w:date="2024-09-08T08:07:54Z">
            <w:rPr>
              <w:color w:val="222222"/>
              <w:sz w:val="23"/>
              <w:szCs w:val="23"/>
              <w:shd w:fill="ccccff" w:val="clear"/>
            </w:rPr>
          </w:rPrChange>
        </w:rPr>
        <w:t xml:space="preserve">. The metrics show. </w:t>
      </w:r>
    </w:p>
    <w:p w:rsidR="00000000" w:rsidDel="00000000" w:rsidP="00000000" w:rsidRDefault="00000000" w:rsidRPr="00000000" w14:paraId="00000019">
      <w:pPr>
        <w:spacing w:after="240" w:before="240" w:lineRule="auto"/>
        <w:jc w:val="both"/>
        <w:rPr>
          <w:rPrChange w:author="Olivija Filipovska" w:id="2" w:date="2024-09-08T08:08:17Z">
            <w:rPr>
              <w:color w:val="0000ff"/>
              <w:shd w:fill="ccccff" w:val="clear"/>
            </w:rPr>
          </w:rPrChange>
        </w:rPr>
      </w:pPr>
      <w:r w:rsidDel="00000000" w:rsidR="00000000" w:rsidRPr="00000000">
        <w:rPr>
          <w:sz w:val="23"/>
          <w:szCs w:val="23"/>
          <w:rtl w:val="0"/>
          <w:rPrChange w:author="Olivija Filipovska" w:id="1" w:date="2024-09-07T08:13:58Z">
            <w:rPr>
              <w:color w:val="222222"/>
              <w:sz w:val="23"/>
              <w:szCs w:val="23"/>
              <w:shd w:fill="ccccff" w:val="clear"/>
            </w:rPr>
          </w:rPrChange>
        </w:rPr>
        <w:t xml:space="preserve">This year we have launched a new dissemination ResearchGate channel, our </w:t>
      </w:r>
      <w:r w:rsidDel="00000000" w:rsidR="00000000" w:rsidRPr="00000000">
        <w:rPr>
          <w:b w:val="1"/>
          <w:bCs w:val="1"/>
          <w:sz w:val="23"/>
          <w:szCs w:val="23"/>
          <w:rtl w:val="0"/>
          <w:rPrChange w:author="Olivija Filipovska" w:id="1" w:date="2024-09-07T08:13:58Z">
            <w:rPr>
              <w:b w:val="1"/>
              <w:bCs w:val="1"/>
              <w:color w:val="222222"/>
              <w:sz w:val="23"/>
              <w:szCs w:val="23"/>
              <w:shd w:fill="ccccff" w:val="clear"/>
            </w:rPr>
          </w:rPrChange>
        </w:rPr>
        <w:t xml:space="preserve">Research Gate Lab: </w:t>
      </w:r>
      <w:r w:rsidDel="00000000" w:rsidR="00000000" w:rsidRPr="00000000">
        <w:rPr>
          <w:b w:val="1"/>
          <w:bCs w:val="1"/>
          <w:rtl w:val="0"/>
          <w:rPrChange w:author="Olivija Filipovska" w:id="1" w:date="2024-09-07T08:13:58Z">
            <w:rPr>
              <w:b w:val="1"/>
              <w:bCs w:val="1"/>
              <w:color w:val="131314"/>
              <w:shd w:fill="ccccff" w:val="clear"/>
            </w:rPr>
          </w:rPrChange>
        </w:rPr>
        <w:t xml:space="preserve">COST Fintech and Artificial Intelligence in Finance FinAI CA19130. </w:t>
      </w:r>
      <w:r w:rsidDel="00000000" w:rsidR="00000000" w:rsidRPr="00000000">
        <w:rPr>
          <w:rtl w:val="0"/>
          <w:rPrChange w:author="Olivija Filipovska" w:id="1" w:date="2024-09-07T08:13:58Z">
            <w:rPr>
              <w:color w:val="131314"/>
              <w:shd w:fill="ccccff" w:val="clear"/>
            </w:rPr>
          </w:rPrChange>
        </w:rPr>
        <w:t xml:space="preserve">It is intended to preserve our work and more specifically to support the visibility of young researchers that are involved in our network. At the moment there are about 60 members in this </w:t>
      </w:r>
      <w:r w:rsidDel="00000000" w:rsidR="00000000" w:rsidRPr="00000000">
        <w:rPr>
          <w:rtl w:val="0"/>
          <w:rPrChange w:author="Olivija Filipovska" w:id="2" w:date="2024-09-08T08:08:17Z">
            <w:rPr>
              <w:color w:val="131314"/>
              <w:shd w:fill="ccccff" w:val="clear"/>
            </w:rPr>
          </w:rPrChange>
        </w:rPr>
        <w:t xml:space="preserve">lab. This channel will be updated beyond the lifetime of our action with papers that at this moment are still considered  work in progress, but were initiated and developed at some point </w:t>
      </w:r>
      <w:r w:rsidDel="00000000" w:rsidR="00000000" w:rsidRPr="00000000">
        <w:rPr>
          <w:rtl w:val="0"/>
          <w:rPrChange w:author="Olivija Filipovska" w:id="2" w:date="2024-09-08T08:08:17Z">
            <w:rPr>
              <w:color w:val="131314"/>
              <w:shd w:fill="ccccff" w:val="clear"/>
            </w:rPr>
          </w:rPrChange>
        </w:rPr>
        <w:t xml:space="preserve">on our workshops.</w:t>
      </w:r>
      <w:r w:rsidDel="00000000" w:rsidR="00000000" w:rsidRPr="00000000">
        <w:rPr>
          <w:rtl w:val="0"/>
        </w:rPr>
      </w:r>
    </w:p>
    <w:p w:rsidR="00000000" w:rsidDel="00000000" w:rsidP="00000000" w:rsidRDefault="00000000" w:rsidRPr="00000000" w14:paraId="0000001A">
      <w:pPr>
        <w:pStyle w:val="Heading2"/>
        <w:keepNext w:val="0"/>
        <w:keepLines w:val="0"/>
        <w:spacing w:after="40" w:before="240" w:lineRule="auto"/>
        <w:jc w:val="both"/>
        <w:rPr/>
      </w:pPr>
      <w:bookmarkStart w:colFirst="0" w:colLast="0" w:name="_s8wy8amru3m3" w:id="3"/>
      <w:bookmarkEnd w:id="3"/>
      <w:r w:rsidDel="00000000" w:rsidR="00000000" w:rsidRPr="00000000">
        <w:rPr>
          <w:rtl w:val="0"/>
        </w:rPr>
        <w:t xml:space="preserve">5.2 Engaging with Stakeholders: Industry, Policy, and Academia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Engaging with stakeholders from different sectors—industry, policy, and academia—has been central to COST Action CA19130. This engagement helps align research with practical needs and regulatory developments.</w:t>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Key Stakeholder Events and Their Impact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One of the key events for engaging stakeholders was </w:t>
      </w:r>
      <w:r w:rsidDel="00000000" w:rsidR="00000000" w:rsidRPr="00000000">
        <w:rPr>
          <w:b w:val="1"/>
          <w:bCs w:val="1"/>
          <w:rtl w:val="0"/>
        </w:rPr>
        <w:t xml:space="preserve">"COST FinAI meets Brussels"</w:t>
      </w:r>
      <w:r w:rsidDel="00000000" w:rsidR="00000000" w:rsidRPr="00000000">
        <w:rPr>
          <w:rtl w:val="0"/>
        </w:rPr>
        <w:t xml:space="preserve"> held in May 2024 in Brussels, Belgium. This meeting brought together 40 participants, including representatives from the European Commission, to discuss the latest AI applications in finance and their regulatory implications. This event allowed for direct exchanges between researchers and decision-makers, which helped to ensure that the research conducted by the Action was relevant and applicable to policy discussions​.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Another important event was the </w:t>
      </w:r>
      <w:r w:rsidDel="00000000" w:rsidR="00000000" w:rsidRPr="00000000">
        <w:rPr>
          <w:b w:val="1"/>
          <w:bCs w:val="1"/>
          <w:rtl w:val="0"/>
        </w:rPr>
        <w:t xml:space="preserve">"Empowering Transformations: Digital Assets, AI, and the Future of Energy and Finance"</w:t>
      </w:r>
      <w:r w:rsidDel="00000000" w:rsidR="00000000" w:rsidRPr="00000000">
        <w:rPr>
          <w:rtl w:val="0"/>
        </w:rPr>
        <w:t xml:space="preserve"> conference in Bucharest, Romania, in May 2024. This conference brought together experts to discuss the role of digital assets and AI in finance, encouraging cross-sector dialogue on these emerging issues​.</w:t>
      </w:r>
    </w:p>
    <w:p w:rsidR="00000000" w:rsidDel="00000000" w:rsidP="00000000" w:rsidRDefault="00000000" w:rsidRPr="00000000" w14:paraId="0000001F">
      <w:pPr>
        <w:spacing w:after="240" w:before="240" w:lineRule="auto"/>
        <w:jc w:val="both"/>
        <w:rPr>
          <w:b w:val="1"/>
          <w:bCs w:val="1"/>
        </w:rPr>
      </w:pPr>
      <w:r w:rsidDel="00000000" w:rsidR="00000000" w:rsidRPr="00000000">
        <w:rPr>
          <w:b w:val="1"/>
          <w:bCs w:val="1"/>
          <w:rtl w:val="0"/>
        </w:rPr>
        <w:t xml:space="preserve">Summary of Collaborative Workshops, Conferences, and Policy Dialogues</w:t>
      </w:r>
    </w:p>
    <w:p w:rsidR="00000000" w:rsidDel="00000000" w:rsidP="00000000" w:rsidRDefault="00000000" w:rsidRPr="00000000" w14:paraId="00000020">
      <w:pPr>
        <w:spacing w:after="240" w:before="240" w:lineRule="auto"/>
        <w:jc w:val="both"/>
        <w:rPr>
          <w:color w:val="666666"/>
          <w:rPrChange w:author="Olivija Filipovska" w:id="4" w:date="2024-09-08T08:09:00Z">
            <w:rPr/>
          </w:rPrChange>
        </w:rPr>
      </w:pPr>
      <w:ins w:author="Olivija Filipovska" w:id="3" w:date="2024-09-08T07:49:47Z">
        <w:r w:rsidDel="00000000" w:rsidR="00000000" w:rsidRPr="00000000">
          <w:rPr>
            <w:rtl w:val="0"/>
            <w:rPrChange w:author="Olivija Filipovska" w:id="4" w:date="2024-09-08T08:09:00Z">
              <w:rPr>
                <w:b w:val="1"/>
                <w:bCs w:val="1"/>
              </w:rPr>
            </w:rPrChange>
          </w:rPr>
          <w:t xml:space="preserve">I</w:t>
        </w:r>
        <w:r w:rsidDel="00000000" w:rsidR="00000000" w:rsidRPr="00000000">
          <w:rPr>
            <w:rtl w:val="0"/>
            <w:rPrChange w:author="Olivija Filipovska" w:id="4" w:date="2024-09-08T08:09:00Z">
              <w:rPr>
                <w:b w:val="1"/>
                <w:bCs w:val="1"/>
              </w:rPr>
            </w:rPrChange>
          </w:rPr>
          <w:t xml:space="preserve">n </w:t>
        </w:r>
      </w:ins>
      <w:r w:rsidDel="00000000" w:rsidR="00000000" w:rsidRPr="00000000">
        <w:rPr>
          <w:rtl w:val="0"/>
          <w:rPrChange w:author="Olivija Filipovska" w:id="4" w:date="2024-09-08T08:09:00Z">
            <w:rPr/>
          </w:rPrChange>
        </w:rPr>
        <w:t xml:space="preserve">2022 </w:t>
      </w:r>
      <w:ins w:author="Olivija Filipovska" w:id="5" w:date="2024-09-08T07:49:59Z">
        <w:r w:rsidDel="00000000" w:rsidR="00000000" w:rsidRPr="00000000">
          <w:rPr>
            <w:rtl w:val="0"/>
            <w:rPrChange w:author="Olivija Filipovska" w:id="4" w:date="2024-09-08T08:09:00Z">
              <w:rPr/>
            </w:rPrChange>
          </w:rPr>
          <w:t xml:space="preserve">we hosted an </w:t>
        </w:r>
        <w:r w:rsidDel="00000000" w:rsidR="00000000" w:rsidRPr="00000000">
          <w:rPr>
            <w:rFonts w:ascii="Roboto" w:cs="Roboto" w:eastAsia="Roboto" w:hAnsi="Roboto"/>
            <w:rtl w:val="0"/>
            <w:rPrChange w:author="Olivija Filipovska" w:id="4" w:date="2024-09-08T08:09:00Z">
              <w:rPr/>
            </w:rPrChange>
          </w:rPr>
          <w:t xml:space="preserve">International Scientific</w:t>
        </w:r>
        <w:r w:rsidDel="00000000" w:rsidR="00000000" w:rsidRPr="00000000">
          <w:rPr>
            <w:rFonts w:ascii="Roboto" w:cs="Roboto" w:eastAsia="Roboto" w:hAnsi="Roboto"/>
            <w:rtl w:val="0"/>
            <w:rPrChange w:author="Olivija Filipovska" w:id="4" w:date="2024-09-08T08:09:00Z">
              <w:rPr/>
            </w:rPrChange>
          </w:rPr>
          <w:t xml:space="preserve"> </w:t>
        </w:r>
        <w:r w:rsidDel="00000000" w:rsidR="00000000" w:rsidRPr="00000000">
          <w:rPr>
            <w:rtl w:val="0"/>
            <w:rPrChange w:author="Olivija Filipovska" w:id="4" w:date="2024-09-08T08:09:00Z">
              <w:rPr/>
            </w:rPrChange>
          </w:rPr>
          <w:t xml:space="preserve"> Conference in Zagreb</w:t>
        </w:r>
        <w:r w:rsidDel="00000000" w:rsidR="00000000" w:rsidRPr="00000000">
          <w:rPr>
            <w:rFonts w:ascii="Roboto" w:cs="Roboto" w:eastAsia="Roboto" w:hAnsi="Roboto"/>
            <w:rtl w:val="0"/>
            <w:rPrChange w:author="Olivija Filipovska" w:id="4" w:date="2024-09-08T08:09:00Z">
              <w:rPr/>
            </w:rPrChange>
          </w:rPr>
          <w:t xml:space="preserve">:</w:t>
        </w:r>
        <w:r w:rsidDel="00000000" w:rsidR="00000000" w:rsidRPr="00000000">
          <w:rPr>
            <w:rFonts w:ascii="Roboto" w:cs="Roboto" w:eastAsia="Roboto" w:hAnsi="Roboto"/>
            <w:rtl w:val="0"/>
            <w:rPrChange w:author="Olivija Filipovska" w:id="4" w:date="2024-09-08T08:09:00Z">
              <w:rPr/>
            </w:rPrChange>
          </w:rPr>
          <w:t xml:space="preserve"> Technology, Innovation </w:t>
        </w:r>
        <w:r w:rsidDel="00000000" w:rsidR="00000000" w:rsidRPr="00000000">
          <w:rPr>
            <w:rtl w:val="0"/>
            <w:rPrChange w:author="Olivija Filipovska" w:id="4" w:date="2024-09-08T08:09:00Z">
              <w:rPr/>
            </w:rPrChange>
          </w:rPr>
          <w:t xml:space="preserve">and Stability: New Directions in Finance (TINFIN), May 5-6, 2022. The event was devoted to topics of current challenges for the financial industry, focusing on fintech and artificial intelligence in finance, and the participants interested in more traditional </w:t>
        </w:r>
        <w:r w:rsidDel="00000000" w:rsidR="00000000" w:rsidRPr="00000000">
          <w:rPr>
            <w:rtl w:val="0"/>
            <w:rPrChange w:author="Olivija Filipovska" w:id="4" w:date="2024-09-08T08:09:00Z">
              <w:rPr/>
            </w:rPrChange>
          </w:rPr>
          <w:t xml:space="preserve">frameworks</w:t>
        </w:r>
        <w:r w:rsidDel="00000000" w:rsidR="00000000" w:rsidRPr="00000000">
          <w:rPr>
            <w:rtl w:val="0"/>
            <w:rPrChange w:author="Olivija Filipovska" w:id="4" w:date="2024-09-08T08:09:00Z">
              <w:rPr/>
            </w:rPrChange>
          </w:rPr>
          <w:t xml:space="preserve"> of finance and economics also found their place.</w:t>
        </w:r>
        <w:r w:rsidDel="00000000" w:rsidR="00000000" w:rsidRPr="00000000">
          <w:rPr>
            <w:color w:val="666666"/>
            <w:sz w:val="20"/>
            <w:szCs w:val="20"/>
            <w:rtl w:val="0"/>
            <w:rPrChange w:author="Olivija Filipovska" w:id="4" w:date="2024-09-08T08:09:00Z">
              <w:rPr/>
            </w:rPrChange>
          </w:rPr>
          <w:t xml:space="preserve"> </w:t>
        </w:r>
        <w:r w:rsidDel="00000000" w:rsidR="00000000" w:rsidRPr="00000000">
          <w:rPr>
            <w:color w:val="666666"/>
            <w:rtl w:val="0"/>
            <w:rPrChange w:author="Olivija Filipovska" w:id="4" w:date="2024-09-08T08:09:00Z">
              <w:rPr/>
            </w:rPrChange>
          </w:rPr>
          <w:t xml:space="preserve">The conference included participants from Croatian National Bank, PWC, major commercial banks, fintech industry participants, as well as young and </w:t>
        </w:r>
        <w:r w:rsidDel="00000000" w:rsidR="00000000" w:rsidRPr="00000000">
          <w:rPr>
            <w:color w:val="666666"/>
            <w:rtl w:val="0"/>
            <w:rPrChange w:author="Olivija Filipovska" w:id="4" w:date="2024-09-08T08:09:00Z">
              <w:rPr/>
            </w:rPrChange>
          </w:rPr>
          <w:t xml:space="preserve">experienced</w:t>
        </w:r>
        <w:r w:rsidDel="00000000" w:rsidR="00000000" w:rsidRPr="00000000">
          <w:rPr>
            <w:color w:val="666666"/>
            <w:rtl w:val="0"/>
            <w:rPrChange w:author="Olivija Filipovska" w:id="4" w:date="2024-09-08T08:09:00Z">
              <w:rPr/>
            </w:rPrChange>
          </w:rPr>
          <w:t xml:space="preserve"> prominent researchers.</w:t>
        </w:r>
      </w:ins>
      <w:r w:rsidDel="00000000" w:rsidR="00000000" w:rsidRPr="00000000">
        <w:rPr>
          <w:rtl w:val="0"/>
        </w:rPr>
      </w:r>
    </w:p>
    <w:p w:rsidR="00000000" w:rsidDel="00000000" w:rsidP="00000000" w:rsidRDefault="00000000" w:rsidRPr="00000000" w14:paraId="00000021">
      <w:pPr>
        <w:spacing w:after="240" w:before="240" w:lineRule="auto"/>
        <w:jc w:val="both"/>
        <w:rPr>
          <w:rPrChange w:author="Olivija Filipovska" w:id="4" w:date="2024-09-08T08:09:00Z">
            <w:rPr/>
          </w:rPrChange>
        </w:rPr>
      </w:pPr>
      <w:ins w:author="Olivija Filipovska" w:id="6" w:date="2024-09-08T08:00:05Z">
        <w:r w:rsidDel="00000000" w:rsidR="00000000" w:rsidRPr="00000000">
          <w:rPr>
            <w:rtl w:val="0"/>
            <w:rPrChange w:author="Olivija Filipovska" w:id="4" w:date="2024-09-08T08:09:00Z">
              <w:rPr/>
            </w:rPrChange>
          </w:rPr>
          <w:t xml:space="preserve">We had two </w:t>
        </w:r>
        <w:r w:rsidDel="00000000" w:rsidR="00000000" w:rsidRPr="00000000">
          <w:rPr>
            <w:color w:val="666666"/>
            <w:rtl w:val="0"/>
            <w:rPrChange w:author="Olivija Filipovska" w:id="4" w:date="2024-09-08T08:09:00Z">
              <w:rPr/>
            </w:rPrChange>
          </w:rPr>
          <w:t xml:space="preserve">successful</w:t>
        </w:r>
        <w:r w:rsidDel="00000000" w:rsidR="00000000" w:rsidRPr="00000000">
          <w:rPr>
            <w:rtl w:val="0"/>
            <w:rPrChange w:author="Olivija Filipovska" w:id="4" w:date="2024-09-08T08:09:00Z">
              <w:rPr/>
            </w:rPrChange>
          </w:rPr>
          <w:t xml:space="preserve"> </w:t>
        </w:r>
        <w:r w:rsidDel="00000000" w:rsidR="00000000" w:rsidRPr="00000000">
          <w:rPr>
            <w:color w:val="666666"/>
            <w:rtl w:val="0"/>
            <w:rPrChange w:author="Olivija Filipovska" w:id="4" w:date="2024-09-08T08:09:00Z">
              <w:rPr/>
            </w:rPrChange>
          </w:rPr>
          <w:t xml:space="preserve">editions</w:t>
        </w:r>
        <w:r w:rsidDel="00000000" w:rsidR="00000000" w:rsidRPr="00000000">
          <w:rPr>
            <w:rtl w:val="0"/>
            <w:rPrChange w:author="Olivija Filipovska" w:id="4" w:date="2024-09-08T08:09:00Z">
              <w:rPr/>
            </w:rPrChange>
          </w:rPr>
          <w:t xml:space="preserve"> of the </w:t>
        </w:r>
      </w:ins>
      <w:r w:rsidDel="00000000" w:rsidR="00000000" w:rsidRPr="00000000">
        <w:rPr>
          <w:rtl w:val="0"/>
          <w:rPrChange w:author="Olivija Filipovska" w:id="4" w:date="2024-09-08T08:09:00Z">
            <w:rPr/>
          </w:rPrChange>
        </w:rPr>
        <w:t xml:space="preserve">Bern Conference</w:t>
      </w:r>
      <w:ins w:author="Olivija Filipovska" w:id="7" w:date="2024-09-08T08:00:28Z">
        <w:r w:rsidDel="00000000" w:rsidR="00000000" w:rsidRPr="00000000">
          <w:rPr>
            <w:rtl w:val="0"/>
            <w:rPrChange w:author="Olivija Filipovska" w:id="4" w:date="2024-09-08T08:09:00Z">
              <w:rPr/>
            </w:rPrChange>
          </w:rPr>
          <w:t xml:space="preserve">, in 2022 and another one in 2023 </w:t>
        </w:r>
        <w:r w:rsidDel="00000000" w:rsidR="00000000" w:rsidRPr="00000000">
          <w:rPr>
            <w:rtl w:val="0"/>
            <w:rPrChange w:author="Olivija Filipovska" w:id="4" w:date="2024-09-08T08:09:00Z">
              <w:rPr/>
            </w:rPrChange>
          </w:rPr>
          <w:t xml:space="preserve">“</w:t>
        </w:r>
        <w:r w:rsidDel="00000000" w:rsidR="00000000" w:rsidRPr="00000000">
          <w:rPr>
            <w:rtl w:val="0"/>
            <w:rPrChange w:author="Olivija Filipovska" w:id="4" w:date="2024-09-08T08:09:00Z">
              <w:rPr/>
            </w:rPrChange>
          </w:rPr>
          <w:t xml:space="preserve">Advancing Science in Europe: The European COST Action FinTech and AI in Finance”. They facilitated our COST action researchers to launch initiatives about innovation in finance and to share their insights on several </w:t>
        </w:r>
        <w:r w:rsidDel="00000000" w:rsidR="00000000" w:rsidRPr="00000000">
          <w:rPr>
            <w:rtl w:val="0"/>
            <w:rPrChange w:author="Olivija Filipovska" w:id="4" w:date="2024-09-08T08:09:00Z">
              <w:rPr/>
            </w:rPrChange>
          </w:rPr>
          <w:t xml:space="preserve">groundbreaking</w:t>
        </w:r>
        <w:r w:rsidDel="00000000" w:rsidR="00000000" w:rsidRPr="00000000">
          <w:rPr>
            <w:rtl w:val="0"/>
            <w:rPrChange w:author="Olivija Filipovska" w:id="4" w:date="2024-09-08T08:09:00Z">
              <w:rPr/>
            </w:rPrChange>
          </w:rPr>
          <w:t xml:space="preserve"> topics for the financial industry</w:t>
        </w:r>
        <w:r w:rsidDel="00000000" w:rsidR="00000000" w:rsidRPr="00000000">
          <w:rPr>
            <w:rtl w:val="0"/>
            <w:rPrChange w:author="Olivija Filipovska" w:id="4" w:date="2024-09-08T08:09:00Z">
              <w:rPr/>
            </w:rPrChange>
          </w:rPr>
          <w:t xml:space="preserve">.</w:t>
        </w:r>
      </w:ins>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Throughout the year</w:t>
      </w:r>
      <w:ins w:author="Olivija Filipovska" w:id="8" w:date="2024-09-08T08:06:30Z">
        <w:r w:rsidDel="00000000" w:rsidR="00000000" w:rsidRPr="00000000">
          <w:rPr>
            <w:rtl w:val="0"/>
          </w:rPr>
          <w:t xml:space="preserve"> 2023</w:t>
        </w:r>
      </w:ins>
      <w:r w:rsidDel="00000000" w:rsidR="00000000" w:rsidRPr="00000000">
        <w:rPr>
          <w:rtl w:val="0"/>
        </w:rPr>
        <w:t xml:space="preserve">, the Action </w:t>
      </w:r>
      <w:r w:rsidDel="00000000" w:rsidR="00000000" w:rsidRPr="00000000">
        <w:rPr>
          <w:rtl w:val="0"/>
        </w:rPr>
        <w:t xml:space="preserve">organized</w:t>
      </w:r>
      <w:r w:rsidDel="00000000" w:rsidR="00000000" w:rsidRPr="00000000">
        <w:rPr>
          <w:rtl w:val="0"/>
        </w:rPr>
        <w:t xml:space="preserve"> and took part in a range of workshops, conferences, and policy discussions. Events like the </w:t>
      </w:r>
      <w:r w:rsidDel="00000000" w:rsidR="00000000" w:rsidRPr="00000000">
        <w:rPr>
          <w:b w:val="1"/>
          <w:bCs w:val="1"/>
          <w:rtl w:val="0"/>
        </w:rPr>
        <w:t xml:space="preserve">"Advanced Statistical Modelling for Fintech, Financial Inclusion, and Inequality (AFFINE) Training School"</w:t>
      </w:r>
      <w:r w:rsidDel="00000000" w:rsidR="00000000" w:rsidRPr="00000000">
        <w:rPr>
          <w:rtl w:val="0"/>
        </w:rPr>
        <w:t xml:space="preserve"> in Naples, Italy, in September 2024, brought together academics and industry professionals to discuss the use of advanced statistical methods in finance. These events helped build connections between researchers, industry professionals, and policymakers, ensuring that the research was both practical and impactful​.</w:t>
      </w:r>
    </w:p>
    <w:p w:rsidR="00000000" w:rsidDel="00000000" w:rsidP="00000000" w:rsidRDefault="00000000" w:rsidRPr="00000000" w14:paraId="00000023">
      <w:pPr>
        <w:spacing w:after="240" w:before="240" w:lineRule="auto"/>
        <w:jc w:val="both"/>
        <w:rPr>
          <w:color w:val="0000ff"/>
          <w:shd w:fill="d0e0e3" w:val="clear"/>
          <w:rPrChange w:author="Olivija Filipovska" w:id="9" w:date="2024-09-04T19:36:43Z">
            <w:rPr>
              <w:color w:val="0000ff"/>
            </w:rPr>
          </w:rPrChange>
        </w:rPr>
      </w:pPr>
      <w:r w:rsidDel="00000000" w:rsidR="00000000" w:rsidRPr="00000000">
        <w:rPr>
          <w:color w:val="0000ff"/>
          <w:shd w:fill="d0e0e3" w:val="clear"/>
          <w:rtl w:val="0"/>
          <w:rPrChange w:author="Olivija Filipovska" w:id="9" w:date="2024-09-04T19:36:43Z">
            <w:rPr>
              <w:color w:val="0000ff"/>
            </w:rPr>
          </w:rPrChange>
        </w:rPr>
        <w:t xml:space="preserve">For the second time, we organised the contest</w:t>
      </w:r>
      <w:r w:rsidDel="00000000" w:rsidR="00000000" w:rsidRPr="00000000">
        <w:rPr>
          <w:color w:val="0000ff"/>
          <w:shd w:fill="d0e0e3" w:val="clear"/>
          <w:rtl w:val="0"/>
          <w:rPrChange w:author="Olivija Filipovska" w:id="9" w:date="2024-09-04T19:36:43Z">
            <w:rPr>
              <w:color w:val="0000ff"/>
            </w:rPr>
          </w:rPrChange>
        </w:rPr>
        <w:t xml:space="preserve"> </w:t>
      </w:r>
      <w:r w:rsidDel="00000000" w:rsidR="00000000" w:rsidRPr="00000000">
        <w:rPr>
          <w:b w:val="1"/>
          <w:bCs w:val="1"/>
          <w:color w:val="0000ff"/>
          <w:shd w:fill="d0e0e3" w:val="clear"/>
          <w:rtl w:val="0"/>
          <w:rPrChange w:author="Olivija Filipovska" w:id="9" w:date="2024-09-04T19:36:43Z">
            <w:rPr>
              <w:b w:val="1"/>
              <w:bCs w:val="1"/>
              <w:color w:val="0000ff"/>
            </w:rPr>
          </w:rPrChange>
        </w:rPr>
        <w:t xml:space="preserve">Best WI-FI 2024 Young Researcher Paper – FinTech award </w:t>
      </w:r>
      <w:r w:rsidDel="00000000" w:rsidR="00000000" w:rsidRPr="00000000">
        <w:rPr>
          <w:color w:val="0000ff"/>
          <w:shd w:fill="d0e0e3" w:val="clear"/>
          <w:rtl w:val="0"/>
          <w:rPrChange w:author="Olivija Filipovska" w:id="9" w:date="2024-09-04T19:36:43Z">
            <w:rPr>
              <w:color w:val="0000ff"/>
            </w:rPr>
          </w:rPrChange>
        </w:rPr>
        <w:t xml:space="preserve">and once more supported the inclusion of young researchers, as well as visibility and recognition of their work.</w:t>
      </w:r>
    </w:p>
    <w:p w:rsidR="00000000" w:rsidDel="00000000" w:rsidP="00000000" w:rsidRDefault="00000000" w:rsidRPr="00000000" w14:paraId="00000024">
      <w:pPr>
        <w:spacing w:after="240" w:before="240" w:lineRule="auto"/>
        <w:jc w:val="both"/>
        <w:rPr>
          <w:color w:val="0000ff"/>
          <w:sz w:val="26"/>
          <w:szCs w:val="26"/>
          <w:shd w:fill="d0e0e3" w:val="clear"/>
          <w:rPrChange w:author="Olivija Filipovska" w:id="9" w:date="2024-09-04T19:36:43Z">
            <w:rPr>
              <w:color w:val="0000ff"/>
              <w:sz w:val="26"/>
              <w:szCs w:val="26"/>
            </w:rPr>
          </w:rPrChange>
        </w:rPr>
      </w:pPr>
      <w:r w:rsidDel="00000000" w:rsidR="00000000" w:rsidRPr="00000000">
        <w:rPr>
          <w:b w:val="1"/>
          <w:bCs w:val="1"/>
          <w:color w:val="0000ff"/>
          <w:shd w:fill="d0e0e3" w:val="clear"/>
          <w:rtl w:val="0"/>
          <w:rPrChange w:author="Olivija Filipovska" w:id="9" w:date="2024-09-04T19:36:43Z">
            <w:rPr>
              <w:b w:val="1"/>
              <w:bCs w:val="1"/>
              <w:color w:val="0000ff"/>
            </w:rPr>
          </w:rPrChange>
        </w:rPr>
        <w:t xml:space="preserve">Woman in Fintech Datathon </w:t>
      </w:r>
      <w:r w:rsidDel="00000000" w:rsidR="00000000" w:rsidRPr="00000000">
        <w:rPr>
          <w:color w:val="0000ff"/>
          <w:shd w:fill="d0e0e3" w:val="clear"/>
          <w:rtl w:val="0"/>
          <w:rPrChange w:author="Olivija Filipovska" w:id="9" w:date="2024-09-04T19:36:43Z">
            <w:rPr>
              <w:color w:val="0000ff"/>
            </w:rPr>
          </w:rPrChange>
        </w:rPr>
        <w:t xml:space="preserve">is another collaborative project, organized by the University of Naples Federico II and University of Tirana that brought together young researchers and promoted data analysis focussing on transparency in fintech.  </w:t>
      </w:r>
      <w:r w:rsidDel="00000000" w:rsidR="00000000" w:rsidRPr="00000000">
        <w:rPr>
          <w:rtl w:val="0"/>
        </w:rPr>
      </w:r>
    </w:p>
    <w:p w:rsidR="00000000" w:rsidDel="00000000" w:rsidP="00000000" w:rsidRDefault="00000000" w:rsidRPr="00000000" w14:paraId="00000025">
      <w:pPr>
        <w:spacing w:after="240" w:before="240" w:lineRule="auto"/>
        <w:jc w:val="both"/>
        <w:rPr>
          <w:b w:val="1"/>
          <w:bCs w:val="1"/>
          <w:color w:val="0000ff"/>
          <w:shd w:fill="d0e0e3" w:val="clear"/>
          <w:rPrChange w:author="Olivija Filipovska" w:id="9" w:date="2024-09-04T19:36:43Z">
            <w:rPr>
              <w:b w:val="1"/>
              <w:bCs w:val="1"/>
              <w:color w:val="0000ff"/>
            </w:rPr>
          </w:rPrChange>
        </w:rPr>
      </w:pPr>
      <w:r w:rsidDel="00000000" w:rsidR="00000000" w:rsidRPr="00000000">
        <w:rPr>
          <w:b w:val="1"/>
          <w:bCs w:val="1"/>
          <w:color w:val="0000ff"/>
          <w:shd w:fill="d0e0e3" w:val="clear"/>
          <w:rtl w:val="0"/>
          <w:rPrChange w:author="Olivija Filipovska" w:id="9" w:date="2024-09-04T19:36:43Z">
            <w:rPr>
              <w:b w:val="1"/>
              <w:bCs w:val="1"/>
              <w:color w:val="0000ff"/>
            </w:rPr>
          </w:rPrChange>
        </w:rPr>
        <w:t xml:space="preserve">Maintaining excellence in networking</w:t>
      </w:r>
    </w:p>
    <w:p w:rsidR="00000000" w:rsidDel="00000000" w:rsidP="00000000" w:rsidRDefault="00000000" w:rsidRPr="00000000" w14:paraId="00000026">
      <w:pPr>
        <w:spacing w:after="240" w:before="240" w:lineRule="auto"/>
        <w:jc w:val="both"/>
        <w:rPr>
          <w:color w:val="0000ff"/>
          <w:shd w:fill="d0e0e3" w:val="clear"/>
          <w:rPrChange w:author="Olivija Filipovska" w:id="9" w:date="2024-09-04T19:36:43Z">
            <w:rPr>
              <w:color w:val="0000ff"/>
            </w:rPr>
          </w:rPrChange>
        </w:rPr>
      </w:pPr>
      <w:r w:rsidDel="00000000" w:rsidR="00000000" w:rsidRPr="00000000">
        <w:rPr>
          <w:color w:val="0000ff"/>
          <w:shd w:fill="d0e0e3" w:val="clear"/>
          <w:rtl w:val="0"/>
          <w:rPrChange w:author="Olivija Filipovska" w:id="9" w:date="2024-09-04T19:36:43Z">
            <w:rPr>
              <w:color w:val="0000ff"/>
            </w:rPr>
          </w:rPrChange>
        </w:rPr>
        <w:t xml:space="preserve">Within the respectful period our efforts progressed further in line with our dedication for building outstanding research communities with diverse stakeholders and maintaining excellence in impactful networking. Our keystone project </w:t>
      </w:r>
      <w:r w:rsidDel="00000000" w:rsidR="00000000" w:rsidRPr="00000000">
        <w:rPr>
          <w:b w:val="1"/>
          <w:bCs w:val="1"/>
          <w:color w:val="0000ff"/>
          <w:shd w:fill="d0e0e3" w:val="clear"/>
          <w:rtl w:val="0"/>
          <w:rPrChange w:author="Olivija Filipovska" w:id="9" w:date="2024-09-04T19:36:43Z">
            <w:rPr>
              <w:b w:val="1"/>
              <w:bCs w:val="1"/>
              <w:color w:val="0000ff"/>
            </w:rPr>
          </w:rPrChange>
        </w:rPr>
        <w:t xml:space="preserve"> </w:t>
      </w:r>
      <w:r w:rsidDel="00000000" w:rsidR="00000000" w:rsidRPr="00000000">
        <w:rPr>
          <w:b w:val="1"/>
          <w:bCs w:val="1"/>
          <w:color w:val="0000ff"/>
          <w:shd w:fill="d0e0e3" w:val="clear"/>
          <w:rtl w:val="0"/>
          <w:rPrChange w:author="Olivija Filipovska" w:id="9" w:date="2024-09-04T19:36:43Z">
            <w:rPr>
              <w:b w:val="1"/>
              <w:bCs w:val="1"/>
              <w:color w:val="0000ff"/>
            </w:rPr>
          </w:rPrChange>
        </w:rPr>
        <w:t xml:space="preserve">MSCA Industrial Doctoral Network on Digital Finance</w:t>
      </w:r>
      <w:r w:rsidDel="00000000" w:rsidR="00000000" w:rsidRPr="00000000">
        <w:rPr>
          <w:color w:val="0000ff"/>
          <w:shd w:fill="d0e0e3" w:val="clear"/>
          <w:rtl w:val="0"/>
          <w:rPrChange w:author="Olivija Filipovska" w:id="9" w:date="2024-09-04T19:36:43Z">
            <w:rPr>
              <w:color w:val="0000ff"/>
            </w:rPr>
          </w:rPrChange>
        </w:rPr>
        <w:t xml:space="preserve"> is such an example of bringing together a consortium of partnering institutions from six countries and contributing to an innovative, inclusive and reflective society through research collaboration and networking, building up further on the premises of our COST Action and developing networks that will last beyond its lifetime.</w:t>
      </w:r>
    </w:p>
    <w:p w:rsidR="00000000" w:rsidDel="00000000" w:rsidP="00000000" w:rsidRDefault="00000000" w:rsidRPr="00000000" w14:paraId="00000027">
      <w:pPr>
        <w:spacing w:after="240" w:before="240" w:lineRule="auto"/>
        <w:jc w:val="both"/>
        <w:rPr>
          <w:color w:val="0000ff"/>
          <w:shd w:fill="d0e0e3" w:val="clear"/>
          <w:rPrChange w:author="Olivija Filipovska" w:id="9" w:date="2024-09-04T19:36:43Z">
            <w:rPr>
              <w:color w:val="0000ff"/>
            </w:rPr>
          </w:rPrChange>
        </w:rPr>
      </w:pPr>
      <w:r w:rsidDel="00000000" w:rsidR="00000000" w:rsidRPr="00000000">
        <w:rPr>
          <w:color w:val="0000ff"/>
          <w:shd w:fill="d0e0e3" w:val="clear"/>
          <w:rtl w:val="0"/>
          <w:rPrChange w:author="Olivija Filipovska" w:id="9" w:date="2024-09-04T19:36:43Z">
            <w:rPr>
              <w:color w:val="0000ff"/>
            </w:rPr>
          </w:rPrChange>
        </w:rPr>
        <w:t xml:space="preserve">Our amazing collaboration resulted in numerous projects related to the objectives of our action. Some of them are:</w:t>
      </w:r>
    </w:p>
    <w:p w:rsidR="00000000" w:rsidDel="00000000" w:rsidP="00000000" w:rsidRDefault="00000000" w:rsidRPr="00000000" w14:paraId="00000028">
      <w:pPr>
        <w:spacing w:after="240" w:before="240" w:lineRule="auto"/>
        <w:jc w:val="both"/>
        <w:rPr>
          <w:color w:val="0000ff"/>
          <w:shd w:fill="d0e0e3" w:val="clear"/>
          <w:rPrChange w:author="Olivija Filipovska" w:id="9" w:date="2024-09-04T19:36:43Z">
            <w:rPr>
              <w:color w:val="0000ff"/>
            </w:rPr>
          </w:rPrChange>
        </w:rPr>
      </w:pPr>
      <w:r w:rsidDel="00000000" w:rsidR="00000000" w:rsidRPr="00000000">
        <w:rPr>
          <w:rtl w:val="0"/>
        </w:rPr>
      </w:r>
    </w:p>
    <w:p w:rsidR="00000000" w:rsidDel="00000000" w:rsidP="00000000" w:rsidRDefault="00000000" w:rsidRPr="00000000" w14:paraId="00000029">
      <w:pPr>
        <w:numPr>
          <w:ilvl w:val="0"/>
          <w:numId w:val="2"/>
        </w:numPr>
        <w:spacing w:after="0" w:afterAutospacing="0" w:before="24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Sustainability Intelligence for Resilience and Efficiency </w:t>
      </w:r>
      <w:r w:rsidDel="00000000" w:rsidR="00000000" w:rsidRPr="00000000">
        <w:rPr>
          <w:color w:val="0000ff"/>
          <w:shd w:fill="d0e0e3" w:val="clear"/>
          <w:rtl w:val="0"/>
          <w:rPrChange w:author="Olivija Filipovska" w:id="9" w:date="2024-09-04T19:36:43Z">
            <w:rPr>
              <w:color w:val="0000ff"/>
              <w:highlight w:val="white"/>
            </w:rPr>
          </w:rPrChange>
        </w:rPr>
        <w:t xml:space="preserve">funded by </w:t>
      </w: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Horizon Europe</w:t>
      </w:r>
    </w:p>
    <w:p w:rsidR="00000000" w:rsidDel="00000000" w:rsidP="00000000" w:rsidRDefault="00000000" w:rsidRPr="00000000" w14:paraId="0000002A">
      <w:pPr>
        <w:numPr>
          <w:ilvl w:val="0"/>
          <w:numId w:val="2"/>
        </w:numPr>
        <w:spacing w:after="0" w:afterAutospacing="0" w:before="0" w:beforeAutospacing="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A better understanding of socio-economic systems using quantitative methods from Physics </w:t>
      </w:r>
      <w:r w:rsidDel="00000000" w:rsidR="00000000" w:rsidRPr="00000000">
        <w:rPr>
          <w:color w:val="0000ff"/>
          <w:shd w:fill="d0e0e3" w:val="clear"/>
          <w:rtl w:val="0"/>
          <w:rPrChange w:author="Olivija Filipovska" w:id="9" w:date="2024-09-04T19:36:43Z">
            <w:rPr>
              <w:color w:val="0000ff"/>
              <w:highlight w:val="white"/>
            </w:rPr>
          </w:rPrChange>
        </w:rPr>
        <w:t xml:space="preserve">funded by </w:t>
      </w: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PNRR</w:t>
      </w:r>
    </w:p>
    <w:p w:rsidR="00000000" w:rsidDel="00000000" w:rsidP="00000000" w:rsidRDefault="00000000" w:rsidRPr="00000000" w14:paraId="0000002B">
      <w:pPr>
        <w:numPr>
          <w:ilvl w:val="0"/>
          <w:numId w:val="2"/>
        </w:numPr>
        <w:spacing w:after="0" w:afterAutospacing="0" w:before="0" w:beforeAutospacing="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AI4EFin Artificial Intelligence for Energy Finance  </w:t>
      </w:r>
      <w:r w:rsidDel="00000000" w:rsidR="00000000" w:rsidRPr="00000000">
        <w:rPr>
          <w:color w:val="0000ff"/>
          <w:shd w:fill="d0e0e3" w:val="clear"/>
          <w:rtl w:val="0"/>
          <w:rPrChange w:author="Olivija Filipovska" w:id="9" w:date="2024-09-04T19:36:43Z">
            <w:rPr>
              <w:color w:val="0000ff"/>
              <w:highlight w:val="white"/>
            </w:rPr>
          </w:rPrChange>
        </w:rPr>
        <w:t xml:space="preserve">funded by </w:t>
      </w: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PNRR</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IDA Institute Digital Assets </w:t>
      </w:r>
      <w:r w:rsidDel="00000000" w:rsidR="00000000" w:rsidRPr="00000000">
        <w:rPr>
          <w:color w:val="0000ff"/>
          <w:shd w:fill="d0e0e3" w:val="clear"/>
          <w:rtl w:val="0"/>
          <w:rPrChange w:author="Olivija Filipovska" w:id="9" w:date="2024-09-04T19:36:43Z">
            <w:rPr>
              <w:color w:val="0000ff"/>
              <w:highlight w:val="white"/>
            </w:rPr>
          </w:rPrChange>
        </w:rPr>
        <w:t xml:space="preserve">funded by </w:t>
      </w: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PNRR</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Methods for Fintech and Artificial Intelligence in Finance </w:t>
      </w:r>
      <w:r w:rsidDel="00000000" w:rsidR="00000000" w:rsidRPr="00000000">
        <w:rPr>
          <w:color w:val="0000ff"/>
          <w:shd w:fill="d0e0e3" w:val="clear"/>
          <w:rtl w:val="0"/>
          <w:rPrChange w:author="Olivija Filipovska" w:id="9" w:date="2024-09-04T19:36:43Z">
            <w:rPr>
              <w:color w:val="0000ff"/>
              <w:highlight w:val="white"/>
            </w:rPr>
          </w:rPrChange>
        </w:rPr>
        <w:t xml:space="preserve">funded by </w:t>
      </w: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ERASMUS</w:t>
      </w:r>
    </w:p>
    <w:p w:rsidR="00000000" w:rsidDel="00000000" w:rsidP="00000000" w:rsidRDefault="00000000" w:rsidRPr="00000000" w14:paraId="0000002E">
      <w:pPr>
        <w:numPr>
          <w:ilvl w:val="0"/>
          <w:numId w:val="2"/>
        </w:numPr>
        <w:spacing w:after="0" w:afterAutospacing="0" w:before="0" w:beforeAutospacing="0" w:lineRule="auto"/>
        <w:ind w:left="720" w:hanging="360"/>
        <w:jc w:val="both"/>
        <w:rPr>
          <w:shd w:fill="d0e0e3" w:val="clear"/>
          <w:rPrChange w:author="Olivija Filipovska" w:id="9" w:date="2024-09-04T19:36:43Z">
            <w:rPr>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The cooperation in the fields of business intelligence and artificial intelligence for science and education (BICISEDU) </w:t>
      </w:r>
      <w:r w:rsidDel="00000000" w:rsidR="00000000" w:rsidRPr="00000000">
        <w:rPr>
          <w:color w:val="0000ff"/>
          <w:shd w:fill="d0e0e3" w:val="clear"/>
          <w:rtl w:val="0"/>
          <w:rPrChange w:author="Olivija Filipovska" w:id="9" w:date="2024-09-04T19:36:43Z">
            <w:rPr>
              <w:color w:val="0000ff"/>
              <w:highlight w:val="white"/>
            </w:rPr>
          </w:rPrChange>
        </w:rPr>
        <w:t xml:space="preserve">funded by</w:t>
      </w:r>
      <w:r w:rsidDel="00000000" w:rsidR="00000000" w:rsidRPr="00000000">
        <w:rPr>
          <w:shd w:fill="d0e0e3" w:val="clear"/>
          <w:rtl w:val="0"/>
          <w:rPrChange w:author="Olivija Filipovska" w:id="9" w:date="2024-09-04T19:36:43Z">
            <w:rPr/>
          </w:rPrChange>
        </w:rPr>
        <w:t xml:space="preserve"> </w:t>
      </w:r>
      <w:r w:rsidDel="00000000" w:rsidR="00000000" w:rsidRPr="00000000">
        <w:rPr>
          <w:color w:val="0000ff"/>
          <w:shd w:fill="d0e0e3" w:val="clear"/>
          <w:rtl w:val="0"/>
          <w:rPrChange w:author="Olivija Filipovska" w:id="9" w:date="2024-09-04T19:36:43Z">
            <w:rPr>
              <w:color w:val="0000ff"/>
              <w:highlight w:val="white"/>
            </w:rPr>
          </w:rPrChange>
        </w:rPr>
        <w:t xml:space="preserve">EEA/Norway Grants</w:t>
      </w:r>
    </w:p>
    <w:p w:rsidR="00000000" w:rsidDel="00000000" w:rsidP="00000000" w:rsidRDefault="00000000" w:rsidRPr="00000000" w14:paraId="0000002F">
      <w:pPr>
        <w:numPr>
          <w:ilvl w:val="0"/>
          <w:numId w:val="2"/>
        </w:numPr>
        <w:spacing w:after="0" w:afterAutospacing="0" w:before="0" w:beforeAutospacing="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Raising Digital and Sustainable skills to future entrepreneurs in the financial sector </w:t>
      </w:r>
      <w:r w:rsidDel="00000000" w:rsidR="00000000" w:rsidRPr="00000000">
        <w:rPr>
          <w:color w:val="0000ff"/>
          <w:shd w:fill="d0e0e3" w:val="clear"/>
          <w:rtl w:val="0"/>
          <w:rPrChange w:author="Olivija Filipovska" w:id="9" w:date="2024-09-04T19:36:43Z">
            <w:rPr>
              <w:color w:val="0000ff"/>
              <w:highlight w:val="white"/>
            </w:rPr>
          </w:rPrChange>
        </w:rPr>
        <w:t xml:space="preserve">TBD</w:t>
      </w:r>
    </w:p>
    <w:p w:rsidR="00000000" w:rsidDel="00000000" w:rsidP="00000000" w:rsidRDefault="00000000" w:rsidRPr="00000000" w14:paraId="00000030">
      <w:pPr>
        <w:numPr>
          <w:ilvl w:val="0"/>
          <w:numId w:val="2"/>
        </w:numPr>
        <w:spacing w:after="0" w:afterAutospacing="0" w:before="0" w:beforeAutospacing="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Innovate to Transform  </w:t>
      </w:r>
      <w:r w:rsidDel="00000000" w:rsidR="00000000" w:rsidRPr="00000000">
        <w:rPr>
          <w:color w:val="0000ff"/>
          <w:shd w:fill="d0e0e3" w:val="clear"/>
          <w:rtl w:val="0"/>
          <w:rPrChange w:author="Olivija Filipovska" w:id="9" w:date="2024-09-04T19:36:43Z">
            <w:rPr>
              <w:color w:val="0000ff"/>
              <w:highlight w:val="white"/>
            </w:rPr>
          </w:rPrChange>
        </w:rPr>
        <w:t xml:space="preserve">funded by </w:t>
      </w: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Horizon Europe</w:t>
      </w:r>
    </w:p>
    <w:p w:rsidR="00000000" w:rsidDel="00000000" w:rsidP="00000000" w:rsidRDefault="00000000" w:rsidRPr="00000000" w14:paraId="00000031">
      <w:pPr>
        <w:numPr>
          <w:ilvl w:val="0"/>
          <w:numId w:val="2"/>
        </w:numPr>
        <w:spacing w:after="240" w:before="0" w:beforeAutospacing="0" w:lineRule="auto"/>
        <w:ind w:left="720" w:hanging="360"/>
        <w:jc w:val="both"/>
        <w:rPr>
          <w:shd w:fill="d0e0e3" w:val="clear"/>
          <w:rPrChange w:author="Olivija Filipovska" w:id="9" w:date="2024-09-04T19:36:43Z">
            <w:rPr>
              <w:highlight w:val="white"/>
              <w:u w:val="none"/>
            </w:rPr>
          </w:rPrChange>
        </w:rPr>
        <w:pPrChange w:author="Olivija Filipovska" w:id="0" w:date="2024-09-04T19:36:43Z">
          <w:pPr>
            <w:numPr>
              <w:ilvl w:val="0"/>
              <w:numId w:val="2"/>
            </w:numPr>
            <w:spacing w:after="240" w:before="240" w:lineRule="auto"/>
            <w:ind w:left="720" w:hanging="360"/>
            <w:jc w:val="both"/>
          </w:pPr>
        </w:pPrChange>
      </w:pP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Next genESG - Raising awareness of the next generation on ESG </w:t>
      </w:r>
      <w:r w:rsidDel="00000000" w:rsidR="00000000" w:rsidRPr="00000000">
        <w:rPr>
          <w:color w:val="0000ff"/>
          <w:shd w:fill="d0e0e3" w:val="clear"/>
          <w:rtl w:val="0"/>
          <w:rPrChange w:author="Olivija Filipovska" w:id="9" w:date="2024-09-04T19:36:43Z">
            <w:rPr>
              <w:color w:val="0000ff"/>
              <w:highlight w:val="white"/>
            </w:rPr>
          </w:rPrChange>
        </w:rPr>
        <w:t xml:space="preserve">funded by </w:t>
      </w:r>
      <w:r w:rsidDel="00000000" w:rsidR="00000000" w:rsidRPr="00000000">
        <w:rPr>
          <w:b w:val="1"/>
          <w:bCs w:val="1"/>
          <w:color w:val="0000ff"/>
          <w:shd w:fill="d0e0e3" w:val="clear"/>
          <w:rtl w:val="0"/>
          <w:rPrChange w:author="Olivija Filipovska" w:id="9" w:date="2024-09-04T19:36:43Z">
            <w:rPr>
              <w:b w:val="1"/>
              <w:bCs w:val="1"/>
              <w:color w:val="0000ff"/>
              <w:highlight w:val="white"/>
            </w:rPr>
          </w:rPrChange>
        </w:rPr>
        <w:t xml:space="preserve">ERASMUS+</w:t>
      </w:r>
      <w:r w:rsidDel="00000000" w:rsidR="00000000" w:rsidRPr="00000000">
        <w:rPr>
          <w:rtl w:val="0"/>
        </w:rPr>
      </w:r>
    </w:p>
    <w:p w:rsidR="00000000" w:rsidDel="00000000" w:rsidP="00000000" w:rsidRDefault="00000000" w:rsidRPr="00000000" w14:paraId="00000032">
      <w:pPr>
        <w:spacing w:after="240" w:before="240" w:lineRule="auto"/>
        <w:ind w:left="720" w:firstLine="0"/>
        <w:jc w:val="both"/>
        <w:rPr>
          <w:b w:val="1"/>
          <w:bCs w:val="1"/>
          <w:color w:val="0000ff"/>
          <w:highlight w:val="white"/>
        </w:rPr>
      </w:pPr>
      <w:r w:rsidDel="00000000" w:rsidR="00000000" w:rsidRPr="00000000">
        <w:rPr>
          <w:rtl w:val="0"/>
        </w:rPr>
      </w:r>
    </w:p>
    <w:p w:rsidR="00000000" w:rsidDel="00000000" w:rsidP="00000000" w:rsidRDefault="00000000" w:rsidRPr="00000000" w14:paraId="00000033">
      <w:pPr>
        <w:pStyle w:val="Heading2"/>
        <w:keepNext w:val="0"/>
        <w:keepLines w:val="0"/>
        <w:spacing w:after="40" w:before="240" w:lineRule="auto"/>
        <w:jc w:val="both"/>
        <w:rPr/>
      </w:pPr>
      <w:bookmarkStart w:colFirst="0" w:colLast="0" w:name="_eny001b9gm5u" w:id="4"/>
      <w:bookmarkEnd w:id="4"/>
      <w:r w:rsidDel="00000000" w:rsidR="00000000" w:rsidRPr="00000000">
        <w:rPr>
          <w:rtl w:val="0"/>
        </w:rPr>
        <w:t xml:space="preserve">5.3 Digital Resources and Interactive Tools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Digital tools and platforms have played a key role in COST Action CA19130's outreach strategy. By making resources available online, the Action has helped share knowledge and encourage collaboration across different sectors.</w:t>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Overview of Online Platforms (Quantlet, Quantinar, Explainable AI for Finance)</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Three key online platforms were developed to support these goals: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bCs w:val="1"/>
          <w:rtl w:val="0"/>
        </w:rPr>
        <w:t xml:space="preserve">Quantlet</w:t>
      </w:r>
      <w:r w:rsidDel="00000000" w:rsidR="00000000" w:rsidRPr="00000000">
        <w:rPr>
          <w:rtl w:val="0"/>
        </w:rPr>
        <w:t xml:space="preserve">: This platform provides a collection of code and tools that illustrate academic research in AI and finance. It is designed for use by researchers, industry professionals, and others interested in applying these tools in their own work.</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Quantinar</w:t>
      </w:r>
      <w:r w:rsidDel="00000000" w:rsidR="00000000" w:rsidRPr="00000000">
        <w:rPr>
          <w:rtl w:val="0"/>
        </w:rPr>
        <w:t xml:space="preserve">: This platform offers webinars, tutorials, and training sessions on topics related to FinTech and AI, helping users learn about both foundational concepts and the latest research developments.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Explainable AI for Finance</w:t>
      </w:r>
      <w:r w:rsidDel="00000000" w:rsidR="00000000" w:rsidRPr="00000000">
        <w:rPr>
          <w:rtl w:val="0"/>
        </w:rPr>
        <w:t xml:space="preserve">: This platform focuses on transparency, offering resources like research papers, code, and interactive applications that explain how AI models work in finance. This is particularly useful for regulators and financial institutions looking to better understand and implement transparent AI systems.</w:t>
      </w:r>
    </w:p>
    <w:p w:rsidR="00000000" w:rsidDel="00000000" w:rsidP="00000000" w:rsidRDefault="00000000" w:rsidRPr="00000000" w14:paraId="0000003A">
      <w:pPr>
        <w:spacing w:after="240" w:before="240" w:lineRule="auto"/>
        <w:jc w:val="both"/>
        <w:rPr>
          <w:b w:val="1"/>
          <w:bCs w:val="1"/>
        </w:rPr>
      </w:pPr>
      <w:r w:rsidDel="00000000" w:rsidR="00000000" w:rsidRPr="00000000">
        <w:rPr>
          <w:b w:val="1"/>
          <w:bCs w:val="1"/>
          <w:rtl w:val="0"/>
        </w:rPr>
        <w:t xml:space="preserve">Usage Metrics and Community Feedback</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These platforms have seen significant use and positive feedback. For example, Quantlet has recorded over 2,000 downloads of its resources, and Quantinar has hosted more than 50 webinars. Feedback from users has been positive, with many appreciating the ease of access to high-quality, relevant content.</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Overall, the digital resources developed by COST Action CA19130 have helped raise awareness, engage stakeholders, and promote the use of transparent and understandable AI and FinTech models.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00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x.doi.org/10.2139/ssrn.4620106" TargetMode="External"/><Relationship Id="rId10" Type="http://schemas.openxmlformats.org/officeDocument/2006/relationships/hyperlink" Target="https://ssrn.com/abstract=4620106" TargetMode="External"/><Relationship Id="rId12" Type="http://schemas.openxmlformats.org/officeDocument/2006/relationships/hyperlink" Target="https://scholar.google.com/citations?user=-zP3ESkAAAAJ&amp;hl=en&amp;authuser=3" TargetMode="External"/><Relationship Id="rId9" Type="http://schemas.openxmlformats.org/officeDocument/2006/relationships/hyperlink" Target="https://ssrn.com/abstract=" TargetMode="External"/><Relationship Id="rId5" Type="http://schemas.openxmlformats.org/officeDocument/2006/relationships/styles" Target="styles.xml"/><Relationship Id="rId6" Type="http://schemas.openxmlformats.org/officeDocument/2006/relationships/hyperlink" Target="https://ssrn.com/abstract=" TargetMode="External"/><Relationship Id="rId7" Type="http://schemas.openxmlformats.org/officeDocument/2006/relationships/hyperlink" Target="https://ssrn.com/abstract=" TargetMode="External"/><Relationship Id="rId8" Type="http://schemas.openxmlformats.org/officeDocument/2006/relationships/hyperlink" Target="https://ssrn.com/abstr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