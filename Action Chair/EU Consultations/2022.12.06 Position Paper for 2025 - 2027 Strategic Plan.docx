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b w:val="1"/>
          <w:bCs w:val="1"/>
          <w:color w:val="000080"/>
          <w:sz w:val="27"/>
          <w:szCs w:val="27"/>
          <w:highlight w:val="white"/>
        </w:rPr>
      </w:pPr>
      <w:r w:rsidDel="00000000" w:rsidR="00000000" w:rsidRPr="00000000">
        <w:rPr>
          <w:rtl w:val="0"/>
        </w:rPr>
      </w:r>
    </w:p>
    <w:p w:rsidR="00000000" w:rsidDel="00000000" w:rsidP="00000000" w:rsidRDefault="00000000" w:rsidRPr="00000000" w14:paraId="00000002">
      <w:pPr>
        <w:pStyle w:val="Heading1"/>
        <w:spacing w:line="240" w:lineRule="auto"/>
        <w:rPr/>
      </w:pPr>
      <w:bookmarkStart w:colFirst="0" w:colLast="0" w:name="_rryn3som8w38" w:id="0"/>
      <w:bookmarkEnd w:id="0"/>
      <w:r w:rsidDel="00000000" w:rsidR="00000000" w:rsidRPr="00000000">
        <w:rPr>
          <w:rtl w:val="0"/>
        </w:rPr>
        <w:t xml:space="preserve">If you wish to upload a </w:t>
      </w:r>
      <w:r w:rsidDel="00000000" w:rsidR="00000000" w:rsidRPr="00000000">
        <w:rPr>
          <w:b w:val="1"/>
          <w:bCs w:val="1"/>
          <w:rtl w:val="0"/>
        </w:rPr>
        <w:t xml:space="preserve">position paper </w:t>
      </w:r>
      <w:r w:rsidDel="00000000" w:rsidR="00000000" w:rsidRPr="00000000">
        <w:rPr>
          <w:rtl w:val="0"/>
        </w:rPr>
        <w:t xml:space="preserve">concerning the ex-post evaluation of Horizon 2020, the mid-term evaluation of Horizon Europe and/or </w:t>
      </w:r>
      <w:r w:rsidDel="00000000" w:rsidR="00000000" w:rsidRPr="00000000">
        <w:rPr>
          <w:b w:val="1"/>
          <w:bCs w:val="1"/>
          <w:rtl w:val="0"/>
        </w:rPr>
        <w:t xml:space="preserve">the 2025 - 2027 Strategic Plan</w:t>
      </w:r>
      <w:r w:rsidDel="00000000" w:rsidR="00000000" w:rsidRPr="00000000">
        <w:rPr>
          <w:rtl w:val="0"/>
        </w:rPr>
        <w:t xml:space="preserve">, you can do so here. Maximum file size is 1 MB.</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2022.12.06 Public consultation on the past, present and future of the European Research &amp; Innovation Framework programmes 2014-2027</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7yzxn51sgo6k" w:id="1"/>
      <w:bookmarkEnd w:id="1"/>
      <w:r w:rsidDel="00000000" w:rsidR="00000000" w:rsidRPr="00000000">
        <w:rPr>
          <w:rtl w:val="0"/>
        </w:rPr>
        <w:t xml:space="preserve">Position paper on the past, present and future of the European Research &amp; Innovation Framework programmes 2014-2027 with a </w:t>
      </w:r>
      <w:r w:rsidDel="00000000" w:rsidR="00000000" w:rsidRPr="00000000">
        <w:rPr>
          <w:b w:val="1"/>
          <w:bCs w:val="1"/>
          <w:rtl w:val="0"/>
        </w:rPr>
        <w:t xml:space="preserve">focus on the 2025 - 2027 Strategic Plan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Deadline: 31. January 2023</w:t>
      </w:r>
      <w:r w:rsidDel="00000000" w:rsidR="00000000" w:rsidRPr="00000000">
        <w:rPr>
          <w:rtl w:val="0"/>
        </w:rPr>
      </w:r>
    </w:p>
    <w:p w:rsidR="00000000" w:rsidDel="00000000" w:rsidP="00000000" w:rsidRDefault="00000000" w:rsidRPr="00000000" w14:paraId="00000009">
      <w:pPr>
        <w:pStyle w:val="Heading1"/>
        <w:spacing w:line="240" w:lineRule="auto"/>
        <w:rPr/>
      </w:pPr>
      <w:bookmarkStart w:colFirst="0" w:colLast="0" w:name="_7uby1ud7putm" w:id="2"/>
      <w:bookmarkEnd w:id="2"/>
      <w:r w:rsidDel="00000000" w:rsidR="00000000" w:rsidRPr="00000000">
        <w:rPr>
          <w:rtl w:val="0"/>
        </w:rPr>
        <w:t xml:space="preserve">Proposed Steps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Deadline for Proposed topics by 23.12.2022</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Read the strategic plan 2025 - 2027 </w:t>
      </w:r>
    </w:p>
    <w:p w:rsidR="00000000" w:rsidDel="00000000" w:rsidP="00000000" w:rsidRDefault="00000000" w:rsidRPr="00000000" w14:paraId="0000000C">
      <w:pPr>
        <w:ind w:left="0" w:firstLine="0"/>
        <w:rPr/>
      </w:pPr>
      <w:del w:author="Audrius Kabasinskas" w:id="0" w:date="2022-12-15T14:00:30Z">
        <w:r w:rsidDel="00000000" w:rsidR="00000000" w:rsidRPr="00000000">
          <w:rPr>
            <w:rtl w:val="0"/>
          </w:rPr>
          <w:delText xml:space="preserve">https://research-and-innovation.ec.europa.eu/funding/funding-opportunities/funding-programmes-and-open-calls/horizon-europe/strategic-plan_en</w:delText>
        </w:r>
      </w:del>
      <w:ins w:author="Audrius Kabasinskas" w:id="0" w:date="2022-12-15T14:00:30Z">
        <w:r w:rsidDel="00000000" w:rsidR="00000000" w:rsidRPr="00000000">
          <w:fldChar w:fldCharType="begin"/>
          <w:instrText xml:space="preserve"> HYPERLINK "https://research-and-innovation.ec.europa.eu/funding/funding-opportunities/funding-programmes-and-open-calls/horizon-europe/strategic-plan_en" </w:instrText>
          <w:fldChar w:fldCharType="separate"/>
        </w:r>
        <w:r w:rsidDel="00000000" w:rsidR="00000000" w:rsidRPr="00000000">
          <w:rPr>
            <w:color w:val="1155cc"/>
            <w:u w:val="single"/>
            <w:rtl w:val="0"/>
          </w:rPr>
          <w:t xml:space="preserve">https://research-and-innovation.ec.europa.eu/funding/funding-opportunities/funding-programmes-and-open-calls/horizon-europe/strategic-plan_en</w:t>
        </w:r>
        <w:r w:rsidDel="00000000" w:rsidR="00000000" w:rsidRPr="00000000">
          <w:fldChar w:fldCharType="end"/>
        </w:r>
      </w:ins>
      <w:ins w:author="Audrius Kabasinskas" w:id="1" w:date="2022-12-15T14:00:28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Summarize the strategic plan focussing on our needs and purpose</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Identify topics that are missing or not represented enough in the existing strategic plan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Elaborate each topic</w:t>
      </w:r>
    </w:p>
    <w:p w:rsidR="00000000" w:rsidDel="00000000" w:rsidP="00000000" w:rsidRDefault="00000000" w:rsidRPr="00000000" w14:paraId="00000010">
      <w:pPr>
        <w:numPr>
          <w:ilvl w:val="0"/>
          <w:numId w:val="3"/>
        </w:numPr>
        <w:ind w:left="720" w:hanging="360"/>
        <w:rPr>
          <w:u w:val="none"/>
        </w:rPr>
      </w:pPr>
      <w:ins w:author="Audrius Kabasinskas" w:id="2" w:date="2022-12-15T14:01:05Z">
        <w:r w:rsidDel="00000000" w:rsidR="00000000" w:rsidRPr="00000000">
          <w:rPr>
            <w:rtl w:val="0"/>
          </w:rPr>
          <w:t xml:space="preserve">We need to decide on horison of the strategy, i.e., 5 </w:t>
        </w:r>
        <w:r w:rsidDel="00000000" w:rsidR="00000000" w:rsidRPr="00000000">
          <w:rPr>
            <w:rtl w:val="0"/>
            <w:rPrChange w:author="Audrius Kabasinskas" w:id="3" w:date="2022-12-15T14:01:05Z">
              <w:rPr/>
            </w:rPrChange>
          </w:rPr>
          <w:t xml:space="preserve">years (short term objectives)</w:t>
        </w:r>
        <w:r w:rsidDel="00000000" w:rsidR="00000000" w:rsidRPr="00000000">
          <w:rPr>
            <w:rtl w:val="0"/>
          </w:rPr>
          <w:t xml:space="preserve">, 10 (mid-term) , 25 (long-term objectives), etc.</w:t>
        </w:r>
      </w:ins>
      <w:del w:author="Audrius Kabasinskas" w:id="2" w:date="2022-12-15T14:01:05Z">
        <w:r w:rsidDel="00000000" w:rsidR="00000000" w:rsidRPr="00000000">
          <w:rPr>
            <w:rtl w:val="0"/>
          </w:rPr>
          <w:delText xml:space="preserve">Tbd</w:delText>
        </w:r>
      </w:del>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Tbd </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Submission 30.1.2023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line="240" w:lineRule="auto"/>
        <w:rPr/>
      </w:pPr>
      <w:bookmarkStart w:colFirst="0" w:colLast="0" w:name="_p5ju6kjxz93y" w:id="3"/>
      <w:bookmarkEnd w:id="3"/>
      <w:r w:rsidDel="00000000" w:rsidR="00000000" w:rsidRPr="00000000">
        <w:rPr>
          <w:rtl w:val="0"/>
        </w:rPr>
        <w:t xml:space="preserve">Contributors</w:t>
      </w:r>
    </w:p>
    <w:p w:rsidR="00000000" w:rsidDel="00000000" w:rsidP="00000000" w:rsidRDefault="00000000" w:rsidRPr="00000000" w14:paraId="00000015">
      <w:pPr>
        <w:rPr/>
      </w:pPr>
      <w:r w:rsidDel="00000000" w:rsidR="00000000" w:rsidRPr="00000000">
        <w:rPr>
          <w:rtl w:val="0"/>
        </w:rPr>
        <w:t xml:space="preserve">Name and email</w:t>
      </w:r>
    </w:p>
    <w:p w:rsidR="00000000" w:rsidDel="00000000" w:rsidP="00000000" w:rsidRDefault="00000000" w:rsidRPr="00000000" w14:paraId="00000016">
      <w:pPr>
        <w:pStyle w:val="Heading1"/>
        <w:spacing w:line="240" w:lineRule="auto"/>
        <w:rPr>
          <w:ins w:author="Audrius Kabasinskas" w:id="4" w:date="2022-12-15T14:07:04Z"/>
        </w:rPr>
      </w:pPr>
      <w:r w:rsidDel="00000000" w:rsidR="00000000" w:rsidRPr="00000000">
        <w:rPr>
          <w:rtl w:val="0"/>
        </w:rPr>
        <w:t xml:space="preserve">Introduction</w:t>
      </w:r>
      <w:ins w:author="Audrius Kabasinskas" w:id="4" w:date="2022-12-15T14:07:04Z">
        <w:bookmarkStart w:colFirst="0" w:colLast="0" w:name="_f8oegdemhlca" w:id="4"/>
        <w:bookmarkEnd w:id="4"/>
        <w:r w:rsidDel="00000000" w:rsidR="00000000" w:rsidRPr="00000000">
          <w:rPr>
            <w:rtl w:val="0"/>
          </w:rPr>
        </w:r>
      </w:ins>
    </w:p>
    <w:p w:rsidR="00000000" w:rsidDel="00000000" w:rsidP="00000000" w:rsidRDefault="00000000" w:rsidRPr="00000000" w14:paraId="00000017">
      <w:pPr>
        <w:rPr/>
        <w:pPrChange w:author="Audrius Kabasinskas" w:id="0" w:date="2022-12-15T14:07:04Z">
          <w:pPr>
            <w:pStyle w:val="Heading1"/>
            <w:spacing w:line="240" w:lineRule="auto"/>
          </w:pPr>
        </w:pPrChange>
      </w:pPr>
      <w:bookmarkStart w:colFirst="0" w:colLast="0" w:name="_f8oegdemhlca" w:id="4"/>
      <w:bookmarkEnd w:id="4"/>
      <w:ins w:author="Audrius Kabasinskas" w:id="4" w:date="2022-12-15T14:07:04Z">
        <w:r w:rsidDel="00000000" w:rsidR="00000000" w:rsidRPr="00000000">
          <w:rPr>
            <w:rtl w:val="0"/>
          </w:rPr>
          <w:t xml:space="preserve">Impact area: Cluster 4. Digital, industry, space</w:t>
        </w:r>
      </w:ins>
      <w:r w:rsidDel="00000000" w:rsidR="00000000" w:rsidRPr="00000000">
        <w:rPr>
          <w:rtl w:val="0"/>
        </w:rPr>
      </w:r>
    </w:p>
    <w:p w:rsidR="00000000" w:rsidDel="00000000" w:rsidP="00000000" w:rsidRDefault="00000000" w:rsidRPr="00000000" w14:paraId="00000018">
      <w:pPr>
        <w:pStyle w:val="Heading1"/>
        <w:spacing w:line="240" w:lineRule="auto"/>
        <w:rPr/>
      </w:pPr>
      <w:bookmarkStart w:colFirst="0" w:colLast="0" w:name="_i1pj2kvry44j" w:id="5"/>
      <w:bookmarkEnd w:id="5"/>
      <w:r w:rsidDel="00000000" w:rsidR="00000000" w:rsidRPr="00000000">
        <w:rPr>
          <w:rtl w:val="0"/>
        </w:rPr>
        <w:t xml:space="preserve">Mission statement</w:t>
      </w:r>
    </w:p>
    <w:p w:rsidR="00000000" w:rsidDel="00000000" w:rsidP="00000000" w:rsidRDefault="00000000" w:rsidRPr="00000000" w14:paraId="00000019">
      <w:pPr>
        <w:pStyle w:val="Heading1"/>
        <w:rPr/>
      </w:pPr>
      <w:bookmarkStart w:colFirst="0" w:colLast="0" w:name="_vf4grgh8e1lt" w:id="6"/>
      <w:bookmarkEnd w:id="6"/>
      <w:r w:rsidDel="00000000" w:rsidR="00000000" w:rsidRPr="00000000">
        <w:rPr>
          <w:rtl w:val="0"/>
        </w:rPr>
        <w:t xml:space="preserve">Proposed Topics</w:t>
      </w:r>
    </w:p>
    <w:p w:rsidR="00000000" w:rsidDel="00000000" w:rsidP="00000000" w:rsidRDefault="00000000" w:rsidRPr="00000000" w14:paraId="0000001A">
      <w:pPr>
        <w:spacing w:line="240" w:lineRule="auto"/>
        <w:rPr>
          <w:sz w:val="21"/>
          <w:szCs w:val="21"/>
        </w:rPr>
      </w:pPr>
      <w:r w:rsidDel="00000000" w:rsidR="00000000" w:rsidRPr="00000000">
        <w:rPr>
          <w:sz w:val="21"/>
          <w:szCs w:val="21"/>
          <w:rtl w:val="0"/>
        </w:rPr>
        <w:t xml:space="preserve">Explainable AI</w:t>
      </w:r>
    </w:p>
    <w:p w:rsidR="00000000" w:rsidDel="00000000" w:rsidP="00000000" w:rsidRDefault="00000000" w:rsidRPr="00000000" w14:paraId="0000001B">
      <w:pPr>
        <w:spacing w:line="240" w:lineRule="auto"/>
        <w:rPr>
          <w:ins w:author="Audrius Kabasinskas" w:id="6" w:date="2022-12-15T13:48:15Z"/>
          <w:sz w:val="21"/>
          <w:szCs w:val="21"/>
          <w:rPrChange w:author="Audrius Kabasinskas" w:id="7" w:date="2022-12-15T13:48:15Z">
            <w:rPr>
              <w:sz w:val="21"/>
              <w:szCs w:val="21"/>
            </w:rPr>
          </w:rPrChange>
        </w:rPr>
      </w:pPr>
      <w:ins w:author="Audrius Kabasinskas" w:id="6" w:date="2022-12-15T13:48:15Z">
        <w:r w:rsidDel="00000000" w:rsidR="00000000" w:rsidRPr="00000000">
          <w:rPr>
            <w:sz w:val="21"/>
            <w:szCs w:val="21"/>
            <w:rtl w:val="0"/>
            <w:rPrChange w:author="Audrius Kabasinskas" w:id="7" w:date="2022-12-15T13:48:15Z">
              <w:rPr>
                <w:sz w:val="21"/>
                <w:szCs w:val="21"/>
              </w:rPr>
            </w:rPrChange>
          </w:rPr>
          <w:t xml:space="preserve">Sustainable</w:t>
        </w:r>
        <w:r w:rsidDel="00000000" w:rsidR="00000000" w:rsidRPr="00000000">
          <w:rPr>
            <w:sz w:val="21"/>
            <w:szCs w:val="21"/>
            <w:rtl w:val="0"/>
          </w:rPr>
          <w:t xml:space="preserve"> </w:t>
        </w:r>
        <w:r w:rsidDel="00000000" w:rsidR="00000000" w:rsidRPr="00000000">
          <w:rPr>
            <w:sz w:val="21"/>
            <w:szCs w:val="21"/>
            <w:rtl w:val="0"/>
            <w:rPrChange w:author="Audrius Kabasinskas" w:id="7" w:date="2022-12-15T13:48:15Z">
              <w:rPr>
                <w:sz w:val="21"/>
                <w:szCs w:val="21"/>
              </w:rPr>
            </w:rPrChange>
          </w:rPr>
          <w:t xml:space="preserve">finance</w:t>
        </w:r>
      </w:ins>
    </w:p>
    <w:p w:rsidR="00000000" w:rsidDel="00000000" w:rsidP="00000000" w:rsidRDefault="00000000" w:rsidRPr="00000000" w14:paraId="0000001C">
      <w:pPr>
        <w:spacing w:line="240" w:lineRule="auto"/>
        <w:rPr>
          <w:sz w:val="21"/>
          <w:szCs w:val="21"/>
        </w:rPr>
      </w:pPr>
      <w:ins w:author="Audrius Kabasinskas" w:id="6" w:date="2022-12-15T13:48:15Z">
        <w:r w:rsidDel="00000000" w:rsidR="00000000" w:rsidRPr="00000000">
          <w:rPr>
            <w:sz w:val="21"/>
            <w:szCs w:val="21"/>
            <w:rtl w:val="0"/>
            <w:rPrChange w:author="Audrius Kabasinskas" w:id="7" w:date="2022-12-15T13:48:15Z">
              <w:rPr>
                <w:sz w:val="21"/>
                <w:szCs w:val="21"/>
              </w:rPr>
            </w:rPrChange>
          </w:rPr>
          <w:t xml:space="preserve">Quantum computing </w:t>
        </w:r>
      </w:ins>
      <w:r w:rsidDel="00000000" w:rsidR="00000000" w:rsidRPr="00000000">
        <w:rPr>
          <w:rtl w:val="0"/>
        </w:rPr>
      </w:r>
    </w:p>
    <w:p w:rsidR="00000000" w:rsidDel="00000000" w:rsidP="00000000" w:rsidRDefault="00000000" w:rsidRPr="00000000" w14:paraId="0000001D">
      <w:pPr>
        <w:spacing w:line="240" w:lineRule="auto"/>
        <w:rPr>
          <w:sz w:val="21"/>
          <w:szCs w:val="21"/>
        </w:rPr>
      </w:pPr>
      <w:r w:rsidDel="00000000" w:rsidR="00000000" w:rsidRPr="00000000">
        <w:rPr>
          <w:rtl w:val="0"/>
        </w:rPr>
      </w:r>
    </w:p>
    <w:p w:rsidR="00000000" w:rsidDel="00000000" w:rsidP="00000000" w:rsidRDefault="00000000" w:rsidRPr="00000000" w14:paraId="0000001E">
      <w:pPr>
        <w:spacing w:line="240" w:lineRule="auto"/>
        <w:rPr>
          <w:sz w:val="21"/>
          <w:szCs w:val="21"/>
        </w:rPr>
      </w:pPr>
      <w:r w:rsidDel="00000000" w:rsidR="00000000" w:rsidRPr="00000000">
        <w:rPr>
          <w:rtl w:val="0"/>
        </w:rPr>
      </w:r>
    </w:p>
    <w:p w:rsidR="00000000" w:rsidDel="00000000" w:rsidP="00000000" w:rsidRDefault="00000000" w:rsidRPr="00000000" w14:paraId="0000001F">
      <w:pPr>
        <w:pStyle w:val="Heading1"/>
        <w:spacing w:line="240" w:lineRule="auto"/>
        <w:rPr/>
      </w:pPr>
      <w:bookmarkStart w:colFirst="0" w:colLast="0" w:name="_r62tuji40zms" w:id="7"/>
      <w:bookmarkEnd w:id="7"/>
      <w:r w:rsidDel="00000000" w:rsidR="00000000" w:rsidRPr="00000000">
        <w:rPr>
          <w:rtl w:val="0"/>
        </w:rPr>
        <w:t xml:space="preserve">Brainstorming</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line="240" w:lineRule="auto"/>
        <w:rPr>
          <w:sz w:val="21"/>
          <w:szCs w:val="21"/>
        </w:rPr>
      </w:pPr>
      <w:r w:rsidDel="00000000" w:rsidR="00000000" w:rsidRPr="00000000">
        <w:rPr>
          <w:sz w:val="21"/>
          <w:szCs w:val="21"/>
          <w:rtl w:val="0"/>
        </w:rPr>
        <w:t xml:space="preserve">I. Introduction</w:t>
      </w:r>
    </w:p>
    <w:p w:rsidR="00000000" w:rsidDel="00000000" w:rsidP="00000000" w:rsidRDefault="00000000" w:rsidRPr="00000000" w14:paraId="00000021">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580" w:line="240" w:lineRule="auto"/>
        <w:ind w:left="720" w:hanging="360"/>
        <w:rPr>
          <w:rFonts w:ascii="Arial" w:cs="Arial" w:eastAsia="Arial" w:hAnsi="Arial"/>
          <w:sz w:val="21"/>
          <w:szCs w:val="21"/>
        </w:rPr>
      </w:pPr>
      <w:r w:rsidDel="00000000" w:rsidR="00000000" w:rsidRPr="00000000">
        <w:rPr>
          <w:sz w:val="21"/>
          <w:szCs w:val="21"/>
          <w:rtl w:val="0"/>
        </w:rPr>
        <w:t xml:space="preserve">Briefly discuss the importance of the European Research &amp; Innovation Framework programmes in promoting scientific research and innovation within the European Union.</w:t>
      </w:r>
    </w:p>
    <w:p w:rsidR="00000000" w:rsidDel="00000000" w:rsidP="00000000" w:rsidRDefault="00000000" w:rsidRPr="00000000" w14:paraId="00000022">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580" w:before="0" w:beforeAutospacing="0" w:line="240" w:lineRule="auto"/>
        <w:ind w:left="720" w:hanging="360"/>
        <w:rPr>
          <w:rFonts w:ascii="Arial" w:cs="Arial" w:eastAsia="Arial" w:hAnsi="Arial"/>
          <w:sz w:val="21"/>
          <w:szCs w:val="21"/>
        </w:rPr>
      </w:pPr>
      <w:r w:rsidDel="00000000" w:rsidR="00000000" w:rsidRPr="00000000">
        <w:rPr>
          <w:sz w:val="21"/>
          <w:szCs w:val="21"/>
          <w:rtl w:val="0"/>
        </w:rPr>
        <w:t xml:space="preserve">Introduce the topic of the 2025-2027 Strategic Plan and its significance in shaping the future direction of the programmes.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sz w:val="21"/>
          <w:szCs w:val="21"/>
        </w:rPr>
      </w:pPr>
      <w:r w:rsidDel="00000000" w:rsidR="00000000" w:rsidRPr="00000000">
        <w:rPr>
          <w:sz w:val="21"/>
          <w:szCs w:val="21"/>
          <w:rtl w:val="0"/>
        </w:rPr>
        <w:t xml:space="preserve">II. Overview of the 2025-2027 Strategic Plan</w:t>
      </w:r>
    </w:p>
    <w:p w:rsidR="00000000" w:rsidDel="00000000" w:rsidP="00000000" w:rsidRDefault="00000000" w:rsidRPr="00000000" w14:paraId="00000024">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580" w:line="240" w:lineRule="auto"/>
        <w:ind w:left="720" w:hanging="360"/>
        <w:rPr>
          <w:rFonts w:ascii="Arial" w:cs="Arial" w:eastAsia="Arial" w:hAnsi="Arial"/>
          <w:sz w:val="21"/>
          <w:szCs w:val="21"/>
        </w:rPr>
      </w:pPr>
      <w:r w:rsidDel="00000000" w:rsidR="00000000" w:rsidRPr="00000000">
        <w:rPr>
          <w:sz w:val="21"/>
          <w:szCs w:val="21"/>
          <w:rtl w:val="0"/>
        </w:rPr>
        <w:t xml:space="preserve">Describe the key objectives and priorities outlined in the Strategic Plan, including a focus on sustainability, digital transformation, and tackling global challenges.</w:t>
      </w:r>
    </w:p>
    <w:p w:rsidR="00000000" w:rsidDel="00000000" w:rsidP="00000000" w:rsidRDefault="00000000" w:rsidRPr="00000000" w14:paraId="00000025">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580" w:before="0" w:beforeAutospacing="0" w:line="240" w:lineRule="auto"/>
        <w:ind w:left="720" w:hanging="360"/>
        <w:rPr>
          <w:rFonts w:ascii="Arial" w:cs="Arial" w:eastAsia="Arial" w:hAnsi="Arial"/>
          <w:sz w:val="21"/>
          <w:szCs w:val="21"/>
        </w:rPr>
      </w:pPr>
      <w:r w:rsidDel="00000000" w:rsidR="00000000" w:rsidRPr="00000000">
        <w:rPr>
          <w:sz w:val="21"/>
          <w:szCs w:val="21"/>
          <w:rtl w:val="0"/>
        </w:rPr>
        <w:t xml:space="preserve">Discuss the allocation of funding and the role of stakeholders, including member states, research institutions, and businesses, in implementing the plan.</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sz w:val="21"/>
          <w:szCs w:val="21"/>
        </w:rPr>
      </w:pPr>
      <w:r w:rsidDel="00000000" w:rsidR="00000000" w:rsidRPr="00000000">
        <w:rPr>
          <w:sz w:val="21"/>
          <w:szCs w:val="21"/>
          <w:rtl w:val="0"/>
        </w:rPr>
        <w:t xml:space="preserve">III. Advantages of the 2025-2027 Strategic Plan</w:t>
      </w:r>
    </w:p>
    <w:p w:rsidR="00000000" w:rsidDel="00000000" w:rsidP="00000000" w:rsidRDefault="00000000" w:rsidRPr="00000000" w14:paraId="00000027">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580" w:line="240" w:lineRule="auto"/>
        <w:ind w:left="720" w:hanging="360"/>
        <w:rPr>
          <w:rFonts w:ascii="Arial" w:cs="Arial" w:eastAsia="Arial" w:hAnsi="Arial"/>
          <w:sz w:val="21"/>
          <w:szCs w:val="21"/>
        </w:rPr>
      </w:pPr>
      <w:r w:rsidDel="00000000" w:rsidR="00000000" w:rsidRPr="00000000">
        <w:rPr>
          <w:sz w:val="21"/>
          <w:szCs w:val="21"/>
          <w:rtl w:val="0"/>
        </w:rPr>
        <w:t xml:space="preserve">Discuss the potential benefits of the plan, including increased collaboration and cross-border research, support for small and medium enterprises, and fostering a more inclusive and diverse research community.</w:t>
      </w:r>
    </w:p>
    <w:p w:rsidR="00000000" w:rsidDel="00000000" w:rsidP="00000000" w:rsidRDefault="00000000" w:rsidRPr="00000000" w14:paraId="00000028">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580" w:before="0" w:beforeAutospacing="0" w:line="240" w:lineRule="auto"/>
        <w:ind w:left="720" w:hanging="360"/>
        <w:rPr>
          <w:rFonts w:ascii="Arial" w:cs="Arial" w:eastAsia="Arial" w:hAnsi="Arial"/>
          <w:sz w:val="21"/>
          <w:szCs w:val="21"/>
        </w:rPr>
      </w:pPr>
      <w:r w:rsidDel="00000000" w:rsidR="00000000" w:rsidRPr="00000000">
        <w:rPr>
          <w:sz w:val="21"/>
          <w:szCs w:val="21"/>
          <w:rtl w:val="0"/>
        </w:rPr>
        <w:t xml:space="preserve">Outline the potential positive impact on European competitiveness, innovation, and societal progress.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sz w:val="21"/>
          <w:szCs w:val="21"/>
        </w:rPr>
      </w:pPr>
      <w:r w:rsidDel="00000000" w:rsidR="00000000" w:rsidRPr="00000000">
        <w:rPr>
          <w:sz w:val="21"/>
          <w:szCs w:val="21"/>
          <w:rtl w:val="0"/>
        </w:rPr>
        <w:t xml:space="preserve">IV. Challenges and concerns</w:t>
      </w:r>
    </w:p>
    <w:p w:rsidR="00000000" w:rsidDel="00000000" w:rsidP="00000000" w:rsidRDefault="00000000" w:rsidRPr="00000000" w14:paraId="0000002A">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580" w:line="240" w:lineRule="auto"/>
        <w:ind w:left="720" w:hanging="360"/>
        <w:rPr>
          <w:rFonts w:ascii="Arial" w:cs="Arial" w:eastAsia="Arial" w:hAnsi="Arial"/>
          <w:sz w:val="21"/>
          <w:szCs w:val="21"/>
        </w:rPr>
      </w:pPr>
      <w:r w:rsidDel="00000000" w:rsidR="00000000" w:rsidRPr="00000000">
        <w:rPr>
          <w:sz w:val="21"/>
          <w:szCs w:val="21"/>
          <w:rtl w:val="0"/>
        </w:rPr>
        <w:t xml:space="preserve">Discuss potential challenges and concerns with the implementation of the plan, including the allocation of funding, the role of member states in implementing the plan, and potential gaps in coverage of certain research areas.</w:t>
      </w:r>
    </w:p>
    <w:p w:rsidR="00000000" w:rsidDel="00000000" w:rsidP="00000000" w:rsidRDefault="00000000" w:rsidRPr="00000000" w14:paraId="0000002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580" w:before="0" w:beforeAutospacing="0" w:line="240" w:lineRule="auto"/>
        <w:ind w:left="720" w:hanging="360"/>
        <w:rPr>
          <w:rFonts w:ascii="Arial" w:cs="Arial" w:eastAsia="Arial" w:hAnsi="Arial"/>
          <w:sz w:val="21"/>
          <w:szCs w:val="21"/>
        </w:rPr>
      </w:pPr>
      <w:r w:rsidDel="00000000" w:rsidR="00000000" w:rsidRPr="00000000">
        <w:rPr>
          <w:sz w:val="21"/>
          <w:szCs w:val="21"/>
          <w:rtl w:val="0"/>
        </w:rPr>
        <w:t xml:space="preserve">Address potential concerns about the inclusion and participation of researchers from all member states and underrepresented groups.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sz w:val="21"/>
          <w:szCs w:val="21"/>
        </w:rPr>
      </w:pPr>
      <w:r w:rsidDel="00000000" w:rsidR="00000000" w:rsidRPr="00000000">
        <w:rPr>
          <w:sz w:val="21"/>
          <w:szCs w:val="21"/>
          <w:rtl w:val="0"/>
        </w:rPr>
        <w:t xml:space="preserve">V. Conclusion</w:t>
      </w:r>
    </w:p>
    <w:p w:rsidR="00000000" w:rsidDel="00000000" w:rsidP="00000000" w:rsidRDefault="00000000" w:rsidRPr="00000000" w14:paraId="0000002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580" w:line="240" w:lineRule="auto"/>
        <w:ind w:left="720" w:hanging="360"/>
        <w:rPr>
          <w:rFonts w:ascii="Arial" w:cs="Arial" w:eastAsia="Arial" w:hAnsi="Arial"/>
          <w:sz w:val="21"/>
          <w:szCs w:val="21"/>
        </w:rPr>
      </w:pPr>
      <w:r w:rsidDel="00000000" w:rsidR="00000000" w:rsidRPr="00000000">
        <w:rPr>
          <w:sz w:val="21"/>
          <w:szCs w:val="21"/>
          <w:rtl w:val="0"/>
        </w:rPr>
        <w:t xml:space="preserve">Summarize the main points of the position paper and reiterate the importance of the European Research &amp; Innovation Framework programmes in promoting scientific research and innovation in the European Union.</w:t>
      </w:r>
    </w:p>
    <w:p w:rsidR="00000000" w:rsidDel="00000000" w:rsidP="00000000" w:rsidRDefault="00000000" w:rsidRPr="00000000" w14:paraId="0000002E">
      <w:pPr>
        <w:numPr>
          <w:ilvl w:val="0"/>
          <w:numId w:val="1"/>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720" w:hanging="360"/>
        <w:rPr>
          <w:rFonts w:ascii="Arial" w:cs="Arial" w:eastAsia="Arial" w:hAnsi="Arial"/>
          <w:sz w:val="21"/>
          <w:szCs w:val="21"/>
        </w:rPr>
      </w:pPr>
      <w:r w:rsidDel="00000000" w:rsidR="00000000" w:rsidRPr="00000000">
        <w:rPr>
          <w:sz w:val="21"/>
          <w:szCs w:val="21"/>
          <w:rtl w:val="0"/>
        </w:rPr>
        <w:t xml:space="preserve">Emphasize the potential benefits and challenges of the 2025-2027 Strategic Plan and the need for ongoing evaluation and support for its implementation.</w:t>
      </w:r>
      <w:r w:rsidDel="00000000" w:rsidR="00000000" w:rsidRPr="00000000">
        <w:rPr>
          <w:rtl w:val="0"/>
        </w:rPr>
      </w:r>
    </w:p>
    <w:p w:rsidR="00000000" w:rsidDel="00000000" w:rsidP="00000000" w:rsidRDefault="00000000" w:rsidRPr="00000000" w14:paraId="0000002F">
      <w:pPr>
        <w:spacing w:line="240" w:lineRule="auto"/>
        <w:rPr>
          <w:sz w:val="21"/>
          <w:szCs w:val="21"/>
        </w:rPr>
      </w:pPr>
      <w:r w:rsidDel="00000000" w:rsidR="00000000" w:rsidRPr="00000000">
        <w:rPr>
          <w:rtl w:val="0"/>
        </w:rPr>
      </w:r>
    </w:p>
    <w:p w:rsidR="00000000" w:rsidDel="00000000" w:rsidP="00000000" w:rsidRDefault="00000000" w:rsidRPr="00000000" w14:paraId="00000030">
      <w:pPr>
        <w:spacing w:line="240" w:lineRule="auto"/>
        <w:rPr>
          <w:sz w:val="21"/>
          <w:szCs w:val="21"/>
        </w:rPr>
      </w:pPr>
      <w:r w:rsidDel="00000000" w:rsidR="00000000" w:rsidRPr="00000000">
        <w:rPr>
          <w:rtl w:val="0"/>
        </w:rPr>
      </w:r>
    </w:p>
    <w:p w:rsidR="00000000" w:rsidDel="00000000" w:rsidP="00000000" w:rsidRDefault="00000000" w:rsidRPr="00000000" w14:paraId="00000031">
      <w:pPr>
        <w:pStyle w:val="Heading2"/>
        <w:spacing w:line="240" w:lineRule="auto"/>
        <w:rPr/>
      </w:pPr>
      <w:bookmarkStart w:colFirst="0" w:colLast="0" w:name="_lxz483ylgiqx" w:id="8"/>
      <w:bookmarkEnd w:id="8"/>
      <w:r w:rsidDel="00000000" w:rsidR="00000000" w:rsidRPr="00000000">
        <w:rPr>
          <w:rtl w:val="0"/>
        </w:rPr>
        <w:t xml:space="preserve">Background</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pPr>
      <w:r w:rsidDel="00000000" w:rsidR="00000000" w:rsidRPr="00000000">
        <w:rPr>
          <w:rtl w:val="0"/>
        </w:rPr>
        <w:t xml:space="preserve">The European Research &amp; Innovation Framework programmes 2025-2027 Strategic Plan is a comprehensive and ambitious plan that outlines the priorities and goals for the European Union’s research and innovation activities for the next three years. The plan aims to support the EU’s overall goal of becoming a global leader in research and innovation and to ensure that Europe is at the forefront of key technological, societal and environmental challenges.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pPr>
      <w:r w:rsidDel="00000000" w:rsidR="00000000" w:rsidRPr="00000000">
        <w:rPr>
          <w:rtl w:val="0"/>
        </w:rPr>
        <w:t xml:space="preserve">One of the key priorities of the plan is to increase collaboration and cooperation among EU member states and with other countries, as well as between academia, industry and the public sector. This will be achieved through increased funding for joint research and innovation projects, as well as through the establishment of new funding instruments and mechanisms such as the European Innovation Council (EIC).</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pPr>
      <w:r w:rsidDel="00000000" w:rsidR="00000000" w:rsidRPr="00000000">
        <w:rPr>
          <w:rtl w:val="0"/>
        </w:rPr>
        <w:t xml:space="preserve">Another key priority is to support the development of new technologies and innovations that will have a positive impact on society and the environment. This will be achieved through the implementation of Horizon Europe, a new research and innovation programme that will provide funding for high-risk, high-potential projects in areas such as health, climate change, digital transformation and industrial competitiveness.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pPr>
      <w:r w:rsidDel="00000000" w:rsidR="00000000" w:rsidRPr="00000000">
        <w:rPr>
          <w:rtl w:val="0"/>
        </w:rPr>
        <w:t xml:space="preserve">In addition, the plan also aims to strengthen the EU’s capacity for innovation and to support the development of world-class research infrastructure. This will be achieved through initiatives such as the European Research Infrastructure Consortium (ERIC), which will provide funding for the construction and operation of large-scale research facilities.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pPr>
      <w:r w:rsidDel="00000000" w:rsidR="00000000" w:rsidRPr="00000000">
        <w:rPr>
          <w:rtl w:val="0"/>
        </w:rPr>
        <w:t xml:space="preserve">Overall, the European Research &amp; Innovation Framework programmes 2025-2027 Strategic Plan is a forward-thinking and ambitious plan that will help to drive the EU’s research and innovation activities forward. By increasing collaboration, supporting the development of new technologies and strengthening the EU’s research infrastructure, the plan will help to ensure that Europe remains a global leader in research and innovation.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In addition to the key priorities outlined in the European Research &amp; Innovation Framework programmes 2025-2027 Strategic Plan, there are several other important aspects that need to be considered in order to ensure its success.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pPr>
      <w:r w:rsidDel="00000000" w:rsidR="00000000" w:rsidRPr="00000000">
        <w:rPr>
          <w:rtl w:val="0"/>
        </w:rPr>
        <w:t xml:space="preserve">First, the plan must prioritize the inclusion and participation of all members of the EU. This includes ensuring that funding and support is distributed fairly and evenly across all member states, and that researchers and innovators from underrepresented groups, such as women and minorities, have equal opportunities to participate and succeed.</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pPr>
      <w:r w:rsidDel="00000000" w:rsidR="00000000" w:rsidRPr="00000000">
        <w:rPr>
          <w:rtl w:val="0"/>
        </w:rPr>
        <w:t xml:space="preserve">Second, the plan must ensure that research and innovation efforts are aligned with the EU's broader policy objectives and priorities. This includes ensuring that research projects address key challenges facing the EU, such as climate change, digital transformation, and the future of work, and that innovation efforts support the transition to a more sustainable and inclusive economy.</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pPr>
      <w:r w:rsidDel="00000000" w:rsidR="00000000" w:rsidRPr="00000000">
        <w:rPr>
          <w:rtl w:val="0"/>
        </w:rPr>
        <w:t xml:space="preserve">Third, the plan must focus on fostering collaboration and partnerships between different actors, including researchers, industries, and policymakers. This includes promoting the sharing of knowledge and expertise, as well as supporting the development of networks and platforms that can facilitate collaboration and coordination among different stakeholders.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t xml:space="preserve">In conclusion, the European Research &amp; Innovation Framework programmes 2025-2027 Strategic Plan has the potential to be a game-changer for the EU's research and innovation landscape. By prioritizing excellence, inclusion, alignment with policy objectives, and collaboration, the plan can help the EU to tackle global challenges, foster economic growth, and maintain its position as a global leader in research and innovation.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300" w:line="420" w:lineRule="auto"/>
        <w:rPr/>
      </w:pPr>
      <w:r w:rsidDel="00000000" w:rsidR="00000000" w:rsidRPr="00000000">
        <w:rPr>
          <w:rtl w:val="0"/>
        </w:rPr>
        <w:t xml:space="preserve">Moreover, the plan must also consider the potential impacts of the COVID-19 pandemic on research and innovation. The pandemic has highlighted the importance of research and innovation in addressing global challenges, and the plan must ensure that efforts to support and enhance research and innovation are not undermined by the current crisis.</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pPr>
      <w:r w:rsidDel="00000000" w:rsidR="00000000" w:rsidRPr="00000000">
        <w:rPr>
          <w:rtl w:val="0"/>
        </w:rPr>
        <w:t xml:space="preserve">In particular, the plan must prioritize the development of solutions to the challenges posed by the pandemic, such as the development of vaccines, treatments, and diagnostic tools. It must also support the resilience and sustainability of the research and innovation ecosystem, by providing funding and support to researchers and innovators who have been impacted by the crisis.</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pPr>
      <w:r w:rsidDel="00000000" w:rsidR="00000000" w:rsidRPr="00000000">
        <w:rPr>
          <w:rtl w:val="0"/>
        </w:rPr>
        <w:t xml:space="preserve">Furthermore, the plan must ensure that research and innovation efforts are integrated into the EU's broader recovery and resilience efforts, and that they support the transition to a more resilient, sustainable, and inclusive economy. This includes promoting the development of innovative technologies and solutions that can support the transition to a green and digital economy, and fostering collaboration between researchers, industries, and policymakers to support the recovery and resilience of the EU.</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t xml:space="preserve">Overall, the European Research &amp; Innovation Framework programmes 2025-2027 Strategic Plan has the potential to play a crucial role in supporting the EU's recovery from the COVID-19 pandemic, and in positioning the EU as a global leader in research and innovation. By prioritizing excellence, inclusion, alignment with policy objectives, collaboration, and resilience, the plan can help the EU to tackle global challenges, foster economic growth, and maintain its position as a global leader in research and innovation.</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hd w:fill="f7f7f8" w:val="clear"/>
        <w:spacing w:after="300" w:line="420" w:lineRule="auto"/>
        <w:rPr>
          <w:color w:val="374151"/>
          <w:sz w:val="24"/>
          <w:szCs w:val="24"/>
        </w:rPr>
      </w:pPr>
      <w:r w:rsidDel="00000000" w:rsidR="00000000" w:rsidRPr="00000000">
        <w:rPr>
          <w:color w:val="374151"/>
          <w:sz w:val="24"/>
          <w:szCs w:val="24"/>
          <w:rtl w:val="0"/>
        </w:rPr>
        <w:t xml:space="preserve">I. Introduction</w:t>
      </w:r>
    </w:p>
    <w:p w:rsidR="00000000" w:rsidDel="00000000" w:rsidP="00000000" w:rsidRDefault="00000000" w:rsidRPr="00000000" w14:paraId="00000046">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420" w:lineRule="auto"/>
        <w:ind w:left="720" w:hanging="360"/>
        <w:rPr>
          <w:rFonts w:ascii="Arial" w:cs="Arial" w:eastAsia="Arial" w:hAnsi="Arial"/>
        </w:rPr>
      </w:pPr>
      <w:r w:rsidDel="00000000" w:rsidR="00000000" w:rsidRPr="00000000">
        <w:rPr>
          <w:color w:val="374151"/>
          <w:sz w:val="24"/>
          <w:szCs w:val="24"/>
          <w:rtl w:val="0"/>
        </w:rPr>
        <w:t xml:space="preserve">The European Research &amp; Innovation Framework programmes 2025-2027 Strategic Plan</w:t>
      </w:r>
    </w:p>
    <w:p w:rsidR="00000000" w:rsidDel="00000000" w:rsidP="00000000" w:rsidRDefault="00000000" w:rsidRPr="00000000" w14:paraId="00000047">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The EU's goal of becoming a global leader leader in research and innovation</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420" w:lineRule="auto"/>
        <w:rPr>
          <w:color w:val="374151"/>
          <w:sz w:val="24"/>
          <w:szCs w:val="24"/>
        </w:rPr>
      </w:pPr>
      <w:r w:rsidDel="00000000" w:rsidR="00000000" w:rsidRPr="00000000">
        <w:rPr>
          <w:color w:val="374151"/>
          <w:sz w:val="24"/>
          <w:szCs w:val="24"/>
          <w:rtl w:val="0"/>
        </w:rPr>
        <w:t xml:space="preserve">II. Key priorities of the plan</w:t>
      </w:r>
    </w:p>
    <w:p w:rsidR="00000000" w:rsidDel="00000000" w:rsidP="00000000" w:rsidRDefault="00000000" w:rsidRPr="00000000" w14:paraId="00000049">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420" w:lineRule="auto"/>
        <w:ind w:left="720" w:hanging="360"/>
        <w:rPr>
          <w:rFonts w:ascii="Arial" w:cs="Arial" w:eastAsia="Arial" w:hAnsi="Arial"/>
        </w:rPr>
      </w:pPr>
      <w:r w:rsidDel="00000000" w:rsidR="00000000" w:rsidRPr="00000000">
        <w:rPr>
          <w:color w:val="374151"/>
          <w:sz w:val="24"/>
          <w:szCs w:val="24"/>
          <w:rtl w:val="0"/>
        </w:rPr>
        <w:t xml:space="preserve">Supporting the development of excellent research and innovation</w:t>
      </w:r>
    </w:p>
    <w:p w:rsidR="00000000" w:rsidDel="00000000" w:rsidP="00000000" w:rsidRDefault="00000000" w:rsidRPr="00000000" w14:paraId="0000004A">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Supporting the development of a strong and innovative European industry</w:t>
      </w:r>
    </w:p>
    <w:p w:rsidR="00000000" w:rsidDel="00000000" w:rsidP="00000000" w:rsidRDefault="00000000" w:rsidRPr="00000000" w14:paraId="0000004B">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Promoting international cooperation and partnerships</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420" w:lineRule="auto"/>
        <w:rPr>
          <w:color w:val="374151"/>
          <w:sz w:val="24"/>
          <w:szCs w:val="24"/>
        </w:rPr>
      </w:pPr>
      <w:r w:rsidDel="00000000" w:rsidR="00000000" w:rsidRPr="00000000">
        <w:rPr>
          <w:color w:val="374151"/>
          <w:sz w:val="24"/>
          <w:szCs w:val="24"/>
          <w:rtl w:val="0"/>
        </w:rPr>
        <w:t xml:space="preserve">III. Other important aspects of the plan</w:t>
      </w:r>
    </w:p>
    <w:p w:rsidR="00000000" w:rsidDel="00000000" w:rsidP="00000000" w:rsidRDefault="00000000" w:rsidRPr="00000000" w14:paraId="0000004D">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420" w:lineRule="auto"/>
        <w:ind w:left="720" w:hanging="360"/>
        <w:rPr>
          <w:rFonts w:ascii="Arial" w:cs="Arial" w:eastAsia="Arial" w:hAnsi="Arial"/>
        </w:rPr>
      </w:pPr>
      <w:r w:rsidDel="00000000" w:rsidR="00000000" w:rsidRPr="00000000">
        <w:rPr>
          <w:color w:val="374151"/>
          <w:sz w:val="24"/>
          <w:szCs w:val="24"/>
          <w:rtl w:val="0"/>
        </w:rPr>
        <w:t xml:space="preserve">Inclusion and participation of all members of the EU</w:t>
      </w:r>
    </w:p>
    <w:p w:rsidR="00000000" w:rsidDel="00000000" w:rsidP="00000000" w:rsidRDefault="00000000" w:rsidRPr="00000000" w14:paraId="0000004E">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Alignment with the EU's broader policy objectives and priorities</w:t>
      </w:r>
    </w:p>
    <w:p w:rsidR="00000000" w:rsidDel="00000000" w:rsidP="00000000" w:rsidRDefault="00000000" w:rsidRPr="00000000" w14:paraId="0000004F">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Fostering collaboration and partnerships</w:t>
      </w:r>
    </w:p>
    <w:p w:rsidR="00000000" w:rsidDel="00000000" w:rsidP="00000000" w:rsidRDefault="00000000" w:rsidRPr="00000000" w14:paraId="00000050">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Impact of the COVID-19 pandemic</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420" w:lineRule="auto"/>
        <w:rPr>
          <w:color w:val="374151"/>
          <w:sz w:val="24"/>
          <w:szCs w:val="24"/>
        </w:rPr>
      </w:pPr>
      <w:r w:rsidDel="00000000" w:rsidR="00000000" w:rsidRPr="00000000">
        <w:rPr>
          <w:color w:val="374151"/>
          <w:sz w:val="24"/>
          <w:szCs w:val="24"/>
          <w:rtl w:val="0"/>
        </w:rPr>
        <w:t xml:space="preserve">IV. Key actions for ensuring the success of the plan</w:t>
      </w:r>
    </w:p>
    <w:p w:rsidR="00000000" w:rsidDel="00000000" w:rsidP="00000000" w:rsidRDefault="00000000" w:rsidRPr="00000000" w14:paraId="00000052">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420" w:lineRule="auto"/>
        <w:ind w:left="720" w:hanging="360"/>
        <w:rPr>
          <w:rFonts w:ascii="Arial" w:cs="Arial" w:eastAsia="Arial" w:hAnsi="Arial"/>
        </w:rPr>
      </w:pPr>
      <w:r w:rsidDel="00000000" w:rsidR="00000000" w:rsidRPr="00000000">
        <w:rPr>
          <w:color w:val="374151"/>
          <w:sz w:val="24"/>
          <w:szCs w:val="24"/>
          <w:rtl w:val="0"/>
        </w:rPr>
        <w:t xml:space="preserve">Providing sufficient funding and support for research and innovation</w:t>
      </w:r>
    </w:p>
    <w:p w:rsidR="00000000" w:rsidDel="00000000" w:rsidP="00000000" w:rsidRDefault="00000000" w:rsidRPr="00000000" w14:paraId="00000053">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Creating a supportive and enabling environment for research and innovation</w:t>
      </w:r>
    </w:p>
    <w:p w:rsidR="00000000" w:rsidDel="00000000" w:rsidP="00000000" w:rsidRDefault="00000000" w:rsidRPr="00000000" w14:paraId="00000054">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Promoting international cooperation and partnerships</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420" w:lineRule="auto"/>
        <w:rPr>
          <w:color w:val="374151"/>
          <w:sz w:val="24"/>
          <w:szCs w:val="24"/>
        </w:rPr>
      </w:pPr>
      <w:r w:rsidDel="00000000" w:rsidR="00000000" w:rsidRPr="00000000">
        <w:rPr>
          <w:color w:val="374151"/>
          <w:sz w:val="24"/>
          <w:szCs w:val="24"/>
          <w:rtl w:val="0"/>
        </w:rPr>
        <w:t xml:space="preserve">V. Conclusion</w:t>
      </w:r>
    </w:p>
    <w:p w:rsidR="00000000" w:rsidDel="00000000" w:rsidP="00000000" w:rsidRDefault="00000000" w:rsidRPr="00000000" w14:paraId="00000056">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420" w:lineRule="auto"/>
        <w:ind w:left="720" w:hanging="360"/>
        <w:rPr>
          <w:rFonts w:ascii="Arial" w:cs="Arial" w:eastAsia="Arial" w:hAnsi="Arial"/>
        </w:rPr>
      </w:pPr>
      <w:r w:rsidDel="00000000" w:rsidR="00000000" w:rsidRPr="00000000">
        <w:rPr>
          <w:color w:val="374151"/>
          <w:sz w:val="24"/>
          <w:szCs w:val="24"/>
          <w:rtl w:val="0"/>
        </w:rPr>
        <w:t xml:space="preserve">The potential of the European Research &amp; Innovation Framework programmes 2025-2027 Strategic Plan to support the EU's goal of becoming a global leader in research and innovation</w:t>
      </w:r>
    </w:p>
    <w:p w:rsidR="00000000" w:rsidDel="00000000" w:rsidP="00000000" w:rsidRDefault="00000000" w:rsidRPr="00000000" w14:paraId="00000057">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420" w:lineRule="auto"/>
        <w:ind w:left="720" w:hanging="360"/>
        <w:rPr>
          <w:rFonts w:ascii="Arial" w:cs="Arial" w:eastAsia="Arial" w:hAnsi="Arial"/>
        </w:rPr>
      </w:pPr>
      <w:r w:rsidDel="00000000" w:rsidR="00000000" w:rsidRPr="00000000">
        <w:rPr>
          <w:color w:val="374151"/>
          <w:sz w:val="24"/>
          <w:szCs w:val="24"/>
          <w:rtl w:val="0"/>
        </w:rPr>
        <w:t xml:space="preserve">The importance of commitment and action by the EU and its member states in ensuring the success of the plan.</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