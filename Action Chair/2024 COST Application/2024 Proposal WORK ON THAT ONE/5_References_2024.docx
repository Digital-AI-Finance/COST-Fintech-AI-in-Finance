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REFERENCES</w:t>
      </w:r>
    </w:p>
    <w:sdt>
      <w:sdtPr>
        <w:tag w:val="goog_rdk_2"/>
      </w:sdtPr>
      <w:sdtContent>
        <w:p w:rsidR="00000000" w:rsidDel="00000000" w:rsidP="00000000" w:rsidRDefault="00000000" w:rsidRPr="00000000" w14:paraId="00000002">
          <w:pPr>
            <w:spacing w:line="276" w:lineRule="auto"/>
            <w:jc w:val="both"/>
            <w:rPr>
              <w:ins w:author="Claudia Tarantola" w:id="0" w:date="2024-10-14T14:08:08Z"/>
              <w:rFonts w:ascii="Times New Roman" w:cs="Times New Roman" w:eastAsia="Times New Roman" w:hAnsi="Times New Roman"/>
              <w:b w:val="1"/>
              <w:sz w:val="38"/>
              <w:szCs w:val="38"/>
            </w:rPr>
          </w:pPr>
          <w:sdt>
            <w:sdtPr>
              <w:tag w:val="goog_rdk_1"/>
            </w:sdtPr>
            <w:sdtContent>
              <w:ins w:author="Claudia Tarantola" w:id="0" w:date="2024-10-14T14:08:08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tag w:val="goog_rdk_5"/>
      </w:sdtPr>
      <w:sdtContent>
        <w:p w:rsidR="00000000" w:rsidDel="00000000" w:rsidP="00000000" w:rsidRDefault="00000000" w:rsidRPr="00000000" w14:paraId="00000003">
          <w:pPr>
            <w:numPr>
              <w:ilvl w:val="0"/>
              <w:numId w:val="1"/>
            </w:numPr>
            <w:spacing w:after="0" w:afterAutospacing="0" w:before="240" w:line="276" w:lineRule="auto"/>
            <w:ind w:left="720" w:hanging="360"/>
            <w:jc w:val="both"/>
            <w:rPr>
              <w:del w:author="Claudia Tarantola" w:id="0" w:date="2024-10-14T14:08:08Z"/>
              <w:rFonts w:ascii="Times New Roman" w:cs="Times New Roman" w:eastAsia="Times New Roman" w:hAnsi="Times New Roman"/>
              <w:sz w:val="32"/>
              <w:szCs w:val="32"/>
            </w:rPr>
          </w:pPr>
          <w:sdt>
            <w:sdtPr>
              <w:tag w:val="goog_rdk_4"/>
            </w:sdtPr>
            <w:sdtContent>
              <w:del w:author="Claudia Tarantola" w:id="0" w:date="2024-10-14T14:08:08Z"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32"/>
                    <w:szCs w:val="32"/>
                    <w:rtl w:val="0"/>
                  </w:rPr>
                  <w:delText xml:space="preserve">Arrieta, A. B., Díaz-Rodríguez, N., Del Ser, J., Bennetot, A., Tabik, S., Barbado, A., ... &amp; Herrera, F. (2020). Explainable Artificial Intelligence (XAI): Concepts, taxonomies, opportunities and challenges toward responsible AI. Information fusion, 58, 82-115.</w:delText>
                </w:r>
              </w:del>
            </w:sdtContent>
          </w:sdt>
        </w:p>
      </w:sdtContent>
    </w:sdt>
    <w:sdt>
      <w:sdtPr>
        <w:tag w:val="goog_rdk_7"/>
      </w:sdtPr>
      <w:sdtContent>
        <w:p w:rsidR="00000000" w:rsidDel="00000000" w:rsidP="00000000" w:rsidRDefault="00000000" w:rsidRPr="00000000" w14:paraId="00000004">
          <w:pPr>
            <w:numPr>
              <w:ilvl w:val="0"/>
              <w:numId w:val="1"/>
            </w:numPr>
            <w:spacing w:after="0" w:afterAutospacing="0" w:before="0" w:beforeAutospacing="0" w:line="276" w:lineRule="auto"/>
            <w:ind w:left="720" w:hanging="360"/>
            <w:jc w:val="both"/>
            <w:rPr>
              <w:del w:author="Claudia Tarantola" w:id="0" w:date="2024-10-14T14:08:08Z"/>
              <w:rFonts w:ascii="Times New Roman" w:cs="Times New Roman" w:eastAsia="Times New Roman" w:hAnsi="Times New Roman"/>
              <w:sz w:val="32"/>
              <w:szCs w:val="32"/>
              <w:u w:val="none"/>
            </w:rPr>
          </w:pPr>
          <w:sdt>
            <w:sdtPr>
              <w:tag w:val="goog_rdk_6"/>
            </w:sdtPr>
            <w:sdtContent>
              <w:del w:author="Claudia Tarantola" w:id="0" w:date="2024-10-14T14:08:08Z"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32"/>
                    <w:szCs w:val="32"/>
                    <w:rtl w:val="0"/>
                  </w:rPr>
                  <w:delText xml:space="preserve">Almeyda, R., and Darmansya, A. (2019). The influence of environmental, social, and governance (ESG) disclosure on firm financial performance. IPTEK Journal of Proceedings Series, (5), 278-290.</w:delText>
                </w:r>
              </w:del>
            </w:sdtContent>
          </w:sdt>
        </w:p>
      </w:sdtContent>
    </w:sdt>
    <w:sdt>
      <w:sdtPr>
        <w:tag w:val="goog_rdk_9"/>
      </w:sdtPr>
      <w:sdtContent>
        <w:p w:rsidR="00000000" w:rsidDel="00000000" w:rsidP="00000000" w:rsidRDefault="00000000" w:rsidRPr="00000000" w14:paraId="00000005">
          <w:pPr>
            <w:numPr>
              <w:ilvl w:val="0"/>
              <w:numId w:val="1"/>
            </w:numPr>
            <w:spacing w:after="0" w:afterAutospacing="0" w:before="0" w:beforeAutospacing="0" w:line="276" w:lineRule="auto"/>
            <w:ind w:left="720" w:hanging="360"/>
            <w:jc w:val="both"/>
            <w:rPr>
              <w:del w:author="Claudia Tarantola" w:id="0" w:date="2024-10-14T14:08:08Z"/>
              <w:rFonts w:ascii="Times New Roman" w:cs="Times New Roman" w:eastAsia="Times New Roman" w:hAnsi="Times New Roman"/>
              <w:sz w:val="32"/>
              <w:szCs w:val="32"/>
            </w:rPr>
          </w:pPr>
          <w:sdt>
            <w:sdtPr>
              <w:tag w:val="goog_rdk_8"/>
            </w:sdtPr>
            <w:sdtContent>
              <w:del w:author="Claudia Tarantola" w:id="0" w:date="2024-10-14T14:08:08Z"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32"/>
                    <w:szCs w:val="32"/>
                    <w:rtl w:val="0"/>
                  </w:rPr>
                  <w:delText xml:space="preserve">Bassen, A., &amp; Kovács, A. M. (2008). Environmental, social and governance key performance indicators from a capital market perspective. Zeitschrift für Wirtschafts-und Unternehmensethik, 9(2), 182-192.</w:delText>
                </w:r>
              </w:del>
            </w:sdtContent>
          </w:sdt>
        </w:p>
      </w:sdtContent>
    </w:sdt>
    <w:sdt>
      <w:sdtPr>
        <w:tag w:val="goog_rdk_11"/>
      </w:sdtPr>
      <w:sdtContent>
        <w:p w:rsidR="00000000" w:rsidDel="00000000" w:rsidP="00000000" w:rsidRDefault="00000000" w:rsidRPr="00000000" w14:paraId="00000006">
          <w:pPr>
            <w:numPr>
              <w:ilvl w:val="0"/>
              <w:numId w:val="1"/>
            </w:numPr>
            <w:spacing w:after="0" w:afterAutospacing="0" w:before="0" w:beforeAutospacing="0" w:line="276" w:lineRule="auto"/>
            <w:ind w:left="720" w:hanging="360"/>
            <w:jc w:val="both"/>
            <w:rPr>
              <w:del w:author="Claudia Tarantola" w:id="0" w:date="2024-10-14T14:08:08Z"/>
              <w:sz w:val="32"/>
              <w:szCs w:val="32"/>
            </w:rPr>
          </w:pPr>
          <w:sdt>
            <w:sdtPr>
              <w:tag w:val="goog_rdk_10"/>
            </w:sdtPr>
            <w:sdtContent>
              <w:del w:author="Claudia Tarantola" w:id="0" w:date="2024-10-14T14:08:08Z"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32"/>
                    <w:szCs w:val="32"/>
                    <w:rtl w:val="0"/>
                  </w:rPr>
                  <w:delText xml:space="preserve"> Cambridge Center for Alternative Finance and World Economic Forum. (2020). Transforming Paradigms: A Global AI in Financial Services Survey.</w:delText>
                </w:r>
                <w:r w:rsidDel="00000000" w:rsidR="00000000" w:rsidRPr="00000000">
                  <w:fldChar w:fldCharType="begin"/>
                </w:r>
                <w:r w:rsidDel="00000000" w:rsidR="00000000" w:rsidRPr="00000000">
                  <w:delInstrText xml:space="preserve">HYPERLINK "https://www3.weforum.org/docs/WEF_AI_in_Financial_Services_Survey.pdf"</w:delInstrText>
                </w:r>
                <w:r w:rsidDel="00000000" w:rsidR="00000000" w:rsidRPr="00000000">
                  <w:fldChar w:fldCharType="separate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32"/>
                    <w:szCs w:val="32"/>
                    <w:rtl w:val="0"/>
                  </w:rPr>
                  <w:delText xml:space="preserve"> </w:delText>
                </w:r>
                <w:r w:rsidDel="00000000" w:rsidR="00000000" w:rsidRPr="00000000">
                  <w:fldChar w:fldCharType="end"/>
                </w:r>
                <w:r w:rsidDel="00000000" w:rsidR="00000000" w:rsidRPr="00000000">
                  <w:fldChar w:fldCharType="begin"/>
                </w:r>
                <w:r w:rsidDel="00000000" w:rsidR="00000000" w:rsidRPr="00000000">
                  <w:delInstrText xml:space="preserve">HYPERLINK "https://www3.weforum.org/docs/WEF_AI_in_Financial_Services_Survey.pdf"</w:delInstrText>
                </w:r>
                <w:r w:rsidDel="00000000" w:rsidR="00000000" w:rsidRPr="00000000">
                  <w:fldChar w:fldCharType="separate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55cc"/>
                    <w:sz w:val="32"/>
                    <w:szCs w:val="32"/>
                    <w:u w:val="single"/>
                    <w:rtl w:val="0"/>
                  </w:rPr>
                  <w:delText xml:space="preserve">https://www3.weforum.org/docs/WEF_AI_in_Financial_Services_Survey.pdf</w:delText>
                </w:r>
                <w:r w:rsidDel="00000000" w:rsidR="00000000" w:rsidRPr="00000000">
                  <w:fldChar w:fldCharType="end"/>
                </w:r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sdt>
      <w:sdtPr>
        <w:tag w:val="goog_rdk_13"/>
      </w:sdtPr>
      <w:sdtContent>
        <w:p w:rsidR="00000000" w:rsidDel="00000000" w:rsidP="00000000" w:rsidRDefault="00000000" w:rsidRPr="00000000" w14:paraId="00000007">
          <w:pPr>
            <w:numPr>
              <w:ilvl w:val="0"/>
              <w:numId w:val="1"/>
            </w:numPr>
            <w:spacing w:after="0" w:afterAutospacing="0" w:before="0" w:beforeAutospacing="0" w:line="276" w:lineRule="auto"/>
            <w:ind w:left="720" w:hanging="360"/>
            <w:jc w:val="both"/>
            <w:rPr>
              <w:del w:author="Claudia Tarantola" w:id="0" w:date="2024-10-14T14:08:08Z"/>
              <w:rFonts w:ascii="Times New Roman" w:cs="Times New Roman" w:eastAsia="Times New Roman" w:hAnsi="Times New Roman"/>
              <w:sz w:val="32"/>
              <w:szCs w:val="32"/>
            </w:rPr>
          </w:pPr>
          <w:sdt>
            <w:sdtPr>
              <w:tag w:val="goog_rdk_12"/>
            </w:sdtPr>
            <w:sdtContent>
              <w:del w:author="Claudia Tarantola" w:id="0" w:date="2024-10-14T14:08:08Z"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32"/>
                    <w:szCs w:val="32"/>
                    <w:rtl w:val="0"/>
                  </w:rPr>
                  <w:delText xml:space="preserve">Cao, L. (2022). AI in finance: challenges, techniques and opportunities. ACM Computing Surveys, 55(3), 1-35.</w:delText>
                </w:r>
              </w:del>
            </w:sdtContent>
          </w:sdt>
        </w:p>
      </w:sdtContent>
    </w:sdt>
    <w:sdt>
      <w:sdtPr>
        <w:tag w:val="goog_rdk_15"/>
      </w:sdtPr>
      <w:sdtContent>
        <w:p w:rsidR="00000000" w:rsidDel="00000000" w:rsidP="00000000" w:rsidRDefault="00000000" w:rsidRPr="00000000" w14:paraId="00000008">
          <w:pPr>
            <w:numPr>
              <w:ilvl w:val="0"/>
              <w:numId w:val="1"/>
            </w:numPr>
            <w:spacing w:after="0" w:afterAutospacing="0" w:before="0" w:beforeAutospacing="0" w:line="276" w:lineRule="auto"/>
            <w:ind w:left="720" w:hanging="360"/>
            <w:jc w:val="both"/>
            <w:rPr>
              <w:del w:author="Claudia Tarantola" w:id="0" w:date="2024-10-14T14:08:08Z"/>
              <w:rFonts w:ascii="Times New Roman" w:cs="Times New Roman" w:eastAsia="Times New Roman" w:hAnsi="Times New Roman"/>
              <w:sz w:val="32"/>
              <w:szCs w:val="32"/>
            </w:rPr>
          </w:pPr>
          <w:sdt>
            <w:sdtPr>
              <w:tag w:val="goog_rdk_14"/>
            </w:sdtPr>
            <w:sdtContent>
              <w:del w:author="Claudia Tarantola" w:id="0" w:date="2024-10-14T14:08:08Z"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32"/>
                    <w:szCs w:val="32"/>
                    <w:rtl w:val="0"/>
                  </w:rPr>
                  <w:delText xml:space="preserve">Davidson, T., Bhattacharya, D., &amp; Weber, I. (2023). Racial bias in hate speech and abusive language detection datasets. Proceedings of the Third Workshop on Abusive Language Online, 25-35.</w:delText>
                </w:r>
              </w:del>
            </w:sdtContent>
          </w:sdt>
        </w:p>
      </w:sdtContent>
    </w:sdt>
    <w:sdt>
      <w:sdtPr>
        <w:tag w:val="goog_rdk_17"/>
      </w:sdtPr>
      <w:sdtContent>
        <w:p w:rsidR="00000000" w:rsidDel="00000000" w:rsidP="00000000" w:rsidRDefault="00000000" w:rsidRPr="00000000" w14:paraId="00000009">
          <w:pPr>
            <w:numPr>
              <w:ilvl w:val="0"/>
              <w:numId w:val="1"/>
            </w:numPr>
            <w:spacing w:after="0" w:afterAutospacing="0" w:before="0" w:beforeAutospacing="0" w:line="276" w:lineRule="auto"/>
            <w:ind w:left="720" w:hanging="360"/>
            <w:jc w:val="both"/>
            <w:rPr>
              <w:del w:author="Claudia Tarantola" w:id="0" w:date="2024-10-14T14:08:08Z"/>
              <w:rFonts w:ascii="Times New Roman" w:cs="Times New Roman" w:eastAsia="Times New Roman" w:hAnsi="Times New Roman"/>
              <w:sz w:val="32"/>
              <w:szCs w:val="32"/>
            </w:rPr>
          </w:pPr>
          <w:sdt>
            <w:sdtPr>
              <w:tag w:val="goog_rdk_16"/>
            </w:sdtPr>
            <w:sdtContent>
              <w:del w:author="Claudia Tarantola" w:id="0" w:date="2024-10-14T14:08:08Z"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32"/>
                    <w:szCs w:val="32"/>
                    <w:rtl w:val="0"/>
                  </w:rPr>
                  <w:delText xml:space="preserve">Dazeley, R., Vamplew, P., Foale, C., Young, C., Aryal, S., &amp; Cruz, F. (2021). Levels of explainable artificial intelligence for human-aligned conversational explanations. Artificial Intelligence, 299, 103525.</w:delText>
                </w:r>
              </w:del>
            </w:sdtContent>
          </w:sdt>
        </w:p>
      </w:sdtContent>
    </w:sdt>
    <w:sdt>
      <w:sdtPr>
        <w:tag w:val="goog_rdk_19"/>
      </w:sdtPr>
      <w:sdtContent>
        <w:p w:rsidR="00000000" w:rsidDel="00000000" w:rsidP="00000000" w:rsidRDefault="00000000" w:rsidRPr="00000000" w14:paraId="0000000A">
          <w:pPr>
            <w:numPr>
              <w:ilvl w:val="0"/>
              <w:numId w:val="1"/>
            </w:numPr>
            <w:spacing w:after="0" w:afterAutospacing="0" w:before="0" w:beforeAutospacing="0" w:line="276" w:lineRule="auto"/>
            <w:ind w:left="720" w:hanging="360"/>
            <w:jc w:val="both"/>
            <w:rPr>
              <w:del w:author="Claudia Tarantola" w:id="0" w:date="2024-10-14T14:08:08Z"/>
              <w:rFonts w:ascii="Times New Roman" w:cs="Times New Roman" w:eastAsia="Times New Roman" w:hAnsi="Times New Roman"/>
              <w:sz w:val="32"/>
              <w:szCs w:val="32"/>
            </w:rPr>
          </w:pPr>
          <w:sdt>
            <w:sdtPr>
              <w:tag w:val="goog_rdk_18"/>
            </w:sdtPr>
            <w:sdtContent>
              <w:del w:author="Claudia Tarantola" w:id="0" w:date="2024-10-14T14:08:08Z"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32"/>
                    <w:szCs w:val="32"/>
                    <w:rtl w:val="0"/>
                  </w:rPr>
                  <w:delText xml:space="preserve">Department of Economic and Social Affairs, Sustainable Development. (2023). The 17 Goals. United Nations.</w:delText>
                </w:r>
                <w:r w:rsidDel="00000000" w:rsidR="00000000" w:rsidRPr="00000000">
                  <w:fldChar w:fldCharType="begin"/>
                </w:r>
                <w:r w:rsidDel="00000000" w:rsidR="00000000" w:rsidRPr="00000000">
                  <w:delInstrText xml:space="preserve">HYPERLINK "https://sdgs.un.org/goals"</w:delInstrText>
                </w:r>
                <w:r w:rsidDel="00000000" w:rsidR="00000000" w:rsidRPr="00000000">
                  <w:fldChar w:fldCharType="separate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32"/>
                    <w:szCs w:val="32"/>
                    <w:rtl w:val="0"/>
                  </w:rPr>
                  <w:delText xml:space="preserve"> </w:delText>
                </w:r>
                <w:r w:rsidDel="00000000" w:rsidR="00000000" w:rsidRPr="00000000">
                  <w:fldChar w:fldCharType="end"/>
                </w:r>
                <w:r w:rsidDel="00000000" w:rsidR="00000000" w:rsidRPr="00000000">
                  <w:fldChar w:fldCharType="begin"/>
                </w:r>
                <w:r w:rsidDel="00000000" w:rsidR="00000000" w:rsidRPr="00000000">
                  <w:delInstrText xml:space="preserve">HYPERLINK "https://sdgs.un.org/goals"</w:delInstrText>
                </w:r>
                <w:r w:rsidDel="00000000" w:rsidR="00000000" w:rsidRPr="00000000">
                  <w:fldChar w:fldCharType="separate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55cc"/>
                    <w:sz w:val="32"/>
                    <w:szCs w:val="32"/>
                    <w:u w:val="single"/>
                    <w:rtl w:val="0"/>
                  </w:rPr>
                  <w:delText xml:space="preserve">https://sdgs.un.org/goals</w:delText>
                </w:r>
                <w:r w:rsidDel="00000000" w:rsidR="00000000" w:rsidRPr="00000000">
                  <w:fldChar w:fldCharType="end"/>
                </w:r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sdt>
      <w:sdtPr>
        <w:tag w:val="goog_rdk_21"/>
      </w:sdtPr>
      <w:sdtContent>
        <w:p w:rsidR="00000000" w:rsidDel="00000000" w:rsidP="00000000" w:rsidRDefault="00000000" w:rsidRPr="00000000" w14:paraId="0000000B">
          <w:pPr>
            <w:numPr>
              <w:ilvl w:val="0"/>
              <w:numId w:val="1"/>
            </w:numPr>
            <w:spacing w:after="0" w:afterAutospacing="0" w:before="0" w:beforeAutospacing="0" w:line="276" w:lineRule="auto"/>
            <w:ind w:left="720" w:hanging="360"/>
            <w:jc w:val="both"/>
            <w:rPr>
              <w:del w:author="Claudia Tarantola" w:id="0" w:date="2024-10-14T14:08:08Z"/>
              <w:rFonts w:ascii="Times New Roman" w:cs="Times New Roman" w:eastAsia="Times New Roman" w:hAnsi="Times New Roman"/>
              <w:sz w:val="32"/>
              <w:szCs w:val="32"/>
            </w:rPr>
          </w:pPr>
          <w:sdt>
            <w:sdtPr>
              <w:tag w:val="goog_rdk_20"/>
            </w:sdtPr>
            <w:sdtContent>
              <w:del w:author="Claudia Tarantola" w:id="0" w:date="2024-10-14T14:08:08Z"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32"/>
                    <w:szCs w:val="32"/>
                    <w:rtl w:val="0"/>
                  </w:rPr>
                  <w:delText xml:space="preserve">Di Persio, L., &amp; Honchar, O. (2016). Artificial neural networks architectures for stock price prediction: Comparisons and applications. International journal of circuits, systems and signal processing, 10(2016), 403-413.</w:delText>
                </w:r>
              </w:del>
            </w:sdtContent>
          </w:sdt>
        </w:p>
      </w:sdtContent>
    </w:sdt>
    <w:sdt>
      <w:sdtPr>
        <w:tag w:val="goog_rdk_24"/>
      </w:sdtPr>
      <w:sdtContent>
        <w:p w:rsidR="00000000" w:rsidDel="00000000" w:rsidP="00000000" w:rsidRDefault="00000000" w:rsidRPr="00000000" w14:paraId="0000000C">
          <w:pPr>
            <w:numPr>
              <w:ilvl w:val="0"/>
              <w:numId w:val="1"/>
            </w:numPr>
            <w:tabs>
              <w:tab w:val="left" w:leader="none" w:pos="1843"/>
              <w:tab w:val="left" w:leader="none" w:pos="851"/>
            </w:tabs>
            <w:spacing w:after="0" w:afterAutospacing="0" w:line="240" w:lineRule="auto"/>
            <w:ind w:left="720" w:hanging="360"/>
            <w:jc w:val="both"/>
            <w:rPr>
              <w:del w:author="Claudia Tarantola" w:id="0" w:date="2024-10-14T14:08:08Z"/>
              <w:rFonts w:ascii="Times New Roman" w:cs="Times New Roman" w:eastAsia="Times New Roman" w:hAnsi="Times New Roman"/>
              <w:color w:val="1155cc"/>
              <w:sz w:val="34"/>
              <w:szCs w:val="34"/>
            </w:rPr>
          </w:pPr>
          <w:sdt>
            <w:sdtPr>
              <w:tag w:val="goog_rdk_22"/>
            </w:sdtPr>
            <w:sdtContent>
              <w:del w:author="Claudia Tarantola" w:id="0" w:date="2024-10-14T14:08:08Z"/>
              <w:sdt>
                <w:sdtPr>
                  <w:tag w:val="goog_rdk_23"/>
                </w:sdtPr>
                <w:sdtContent>
                  <w:commentRangeStart w:id="0"/>
                </w:sdtContent>
              </w:sdt>
              <w:del w:author="Claudia Tarantola" w:id="0" w:date="2024-10-14T14:08:08Z"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32"/>
                    <w:szCs w:val="32"/>
                    <w:rtl w:val="0"/>
                  </w:rPr>
                  <w:delText xml:space="preserve">Ding, X., Sheng, Z., Appolloni, A., Shahzad, M., &amp; Han, S. (2024). Digital transformation, ESG practice, and total factor productivity. </w:delTex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32"/>
                    <w:szCs w:val="32"/>
                    <w:rtl w:val="0"/>
                  </w:rPr>
                  <w:delText xml:space="preserve">Business Strategy and the Environment</w:delTex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32"/>
                    <w:szCs w:val="32"/>
                    <w:rtl w:val="0"/>
                  </w:rPr>
                  <w:delText xml:space="preserve">.</w:delText>
                </w:r>
                <w:commentRangeEnd w:id="0"/>
                <w:r w:rsidDel="00000000" w:rsidR="00000000" w:rsidRPr="00000000">
                  <w:commentReference w:id="0"/>
                </w:r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sdt>
      <w:sdtPr>
        <w:tag w:val="goog_rdk_26"/>
      </w:sdtPr>
      <w:sdtContent>
        <w:p w:rsidR="00000000" w:rsidDel="00000000" w:rsidP="00000000" w:rsidRDefault="00000000" w:rsidRPr="00000000" w14:paraId="0000000D">
          <w:pPr>
            <w:numPr>
              <w:ilvl w:val="0"/>
              <w:numId w:val="1"/>
            </w:numPr>
            <w:spacing w:after="0" w:afterAutospacing="0" w:before="0" w:beforeAutospacing="0" w:line="276" w:lineRule="auto"/>
            <w:ind w:left="720" w:hanging="360"/>
            <w:jc w:val="both"/>
            <w:rPr>
              <w:del w:author="Claudia Tarantola" w:id="0" w:date="2024-10-14T14:08:08Z"/>
              <w:rFonts w:ascii="Times New Roman" w:cs="Times New Roman" w:eastAsia="Times New Roman" w:hAnsi="Times New Roman"/>
              <w:color w:val="3c78d8"/>
              <w:sz w:val="32"/>
              <w:szCs w:val="32"/>
            </w:rPr>
          </w:pPr>
          <w:sdt>
            <w:sdtPr>
              <w:tag w:val="goog_rdk_25"/>
            </w:sdtPr>
            <w:sdtContent>
              <w:del w:author="Claudia Tarantola" w:id="0" w:date="2024-10-14T14:08:08Z"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32"/>
                    <w:szCs w:val="32"/>
                    <w:rtl w:val="0"/>
                  </w:rPr>
                  <w:delText xml:space="preserve">DG Research and Innovation. (2021). European Innovation Scoreboard 2021. European Commission.</w:delText>
                </w:r>
                <w:r w:rsidDel="00000000" w:rsidR="00000000" w:rsidRPr="00000000">
                  <w:fldChar w:fldCharType="begin"/>
                </w:r>
                <w:r w:rsidDel="00000000" w:rsidR="00000000" w:rsidRPr="00000000">
                  <w:delInstrText xml:space="preserve">HYPERLINK "https://ec.europa.eu/info/research-and-innovation/statistics/performance-indicators/european-innovation-scoreboard_en"</w:delInstrText>
                </w:r>
                <w:r w:rsidDel="00000000" w:rsidR="00000000" w:rsidRPr="00000000">
                  <w:fldChar w:fldCharType="separate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3c78d8"/>
                    <w:sz w:val="32"/>
                    <w:szCs w:val="32"/>
                    <w:rtl w:val="0"/>
                  </w:rPr>
                  <w:delText xml:space="preserve"> </w:delText>
                </w:r>
                <w:r w:rsidDel="00000000" w:rsidR="00000000" w:rsidRPr="00000000">
                  <w:fldChar w:fldCharType="end"/>
                </w:r>
                <w:r w:rsidDel="00000000" w:rsidR="00000000" w:rsidRPr="00000000">
                  <w:fldChar w:fldCharType="begin"/>
                </w:r>
                <w:r w:rsidDel="00000000" w:rsidR="00000000" w:rsidRPr="00000000">
                  <w:delInstrText xml:space="preserve">HYPERLINK "https://ec.europa.eu/info/research-and-innovation/statistics/performance-indicators/european-innovation-scoreboard_en"</w:delInstrText>
                </w:r>
                <w:r w:rsidDel="00000000" w:rsidR="00000000" w:rsidRPr="00000000">
                  <w:fldChar w:fldCharType="separate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3c78d8"/>
                    <w:sz w:val="32"/>
                    <w:szCs w:val="32"/>
                    <w:u w:val="single"/>
                    <w:rtl w:val="0"/>
                  </w:rPr>
                  <w:delText xml:space="preserve">https://ec.europa.eu/info/research-and-innovation/statistics/performance-indicators/european-innovation-scoreboard_en</w:delText>
                </w:r>
                <w:r w:rsidDel="00000000" w:rsidR="00000000" w:rsidRPr="00000000">
                  <w:fldChar w:fldCharType="end"/>
                </w:r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sdt>
      <w:sdtPr>
        <w:tag w:val="goog_rdk_28"/>
      </w:sdtPr>
      <w:sdtContent>
        <w:p w:rsidR="00000000" w:rsidDel="00000000" w:rsidP="00000000" w:rsidRDefault="00000000" w:rsidRPr="00000000" w14:paraId="0000000E">
          <w:pPr>
            <w:numPr>
              <w:ilvl w:val="0"/>
              <w:numId w:val="1"/>
            </w:numPr>
            <w:spacing w:after="0" w:afterAutospacing="0" w:before="0" w:beforeAutospacing="0" w:line="276" w:lineRule="auto"/>
            <w:ind w:left="720" w:hanging="360"/>
            <w:jc w:val="both"/>
            <w:rPr>
              <w:del w:author="Claudia Tarantola" w:id="0" w:date="2024-10-14T14:08:08Z"/>
              <w:rFonts w:ascii="Times New Roman" w:cs="Times New Roman" w:eastAsia="Times New Roman" w:hAnsi="Times New Roman"/>
              <w:sz w:val="32"/>
              <w:szCs w:val="32"/>
            </w:rPr>
          </w:pPr>
          <w:sdt>
            <w:sdtPr>
              <w:tag w:val="goog_rdk_27"/>
            </w:sdtPr>
            <w:sdtContent>
              <w:del w:author="Claudia Tarantola" w:id="0" w:date="2024-10-14T14:08:08Z"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32"/>
                    <w:szCs w:val="32"/>
                    <w:rtl w:val="0"/>
                  </w:rPr>
                  <w:delText xml:space="preserve">Dingli, A., &amp; Fournier, K. S. (2017). Financial time series forecasting–a deep learning approach. International Journal of Machine Learning and Computing, 7(5), 118-122. </w:delText>
                </w:r>
                <w:r w:rsidDel="00000000" w:rsidR="00000000" w:rsidRPr="00000000">
                  <w:fldChar w:fldCharType="begin"/>
                </w:r>
                <w:r w:rsidDel="00000000" w:rsidR="00000000" w:rsidRPr="00000000">
                  <w:delInstrText xml:space="preserve">HYPERLINK "http://www.ijmlc.org/vol7/632-P17.pdf"</w:delInstrText>
                </w:r>
                <w:r w:rsidDel="00000000" w:rsidR="00000000" w:rsidRPr="00000000">
                  <w:fldChar w:fldCharType="separate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55cc"/>
                    <w:sz w:val="32"/>
                    <w:szCs w:val="32"/>
                    <w:u w:val="single"/>
                    <w:rtl w:val="0"/>
                  </w:rPr>
                  <w:delText xml:space="preserve">http://www.ijmlc.org/vol7/632-P17.pdf</w:delText>
                </w:r>
                <w:r w:rsidDel="00000000" w:rsidR="00000000" w:rsidRPr="00000000">
                  <w:fldChar w:fldCharType="end"/>
                </w:r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sdt>
      <w:sdtPr>
        <w:tag w:val="goog_rdk_30"/>
      </w:sdtPr>
      <w:sdtContent>
        <w:p w:rsidR="00000000" w:rsidDel="00000000" w:rsidP="00000000" w:rsidRDefault="00000000" w:rsidRPr="00000000" w14:paraId="0000000F">
          <w:pPr>
            <w:numPr>
              <w:ilvl w:val="0"/>
              <w:numId w:val="1"/>
            </w:numPr>
            <w:spacing w:after="0" w:afterAutospacing="0" w:before="0" w:beforeAutospacing="0" w:line="276" w:lineRule="auto"/>
            <w:ind w:left="720" w:hanging="360"/>
            <w:jc w:val="both"/>
            <w:rPr>
              <w:del w:author="Claudia Tarantola" w:id="0" w:date="2024-10-14T14:08:08Z"/>
              <w:rFonts w:ascii="Times New Roman" w:cs="Times New Roman" w:eastAsia="Times New Roman" w:hAnsi="Times New Roman"/>
              <w:sz w:val="32"/>
              <w:szCs w:val="32"/>
            </w:rPr>
          </w:pPr>
          <w:sdt>
            <w:sdtPr>
              <w:tag w:val="goog_rdk_29"/>
            </w:sdtPr>
            <w:sdtContent>
              <w:del w:author="Claudia Tarantola" w:id="0" w:date="2024-10-14T14:08:08Z"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32"/>
                    <w:szCs w:val="32"/>
                    <w:rtl w:val="0"/>
                  </w:rPr>
                  <w:delText xml:space="preserve">Dwork, C., McSherry, F., Nissim, K., &amp; Smith, A. (2006). Calibrating noise to sensitivity in private data analysis. In Theory of cryptography conference (pp. 265-284). Springer, Berlin, Heidelberg.</w:delText>
                </w:r>
              </w:del>
            </w:sdtContent>
          </w:sdt>
        </w:p>
      </w:sdtContent>
    </w:sdt>
    <w:sdt>
      <w:sdtPr>
        <w:tag w:val="goog_rdk_32"/>
      </w:sdtPr>
      <w:sdtContent>
        <w:p w:rsidR="00000000" w:rsidDel="00000000" w:rsidP="00000000" w:rsidRDefault="00000000" w:rsidRPr="00000000" w14:paraId="00000010">
          <w:pPr>
            <w:numPr>
              <w:ilvl w:val="0"/>
              <w:numId w:val="1"/>
            </w:numPr>
            <w:spacing w:after="0" w:afterAutospacing="0" w:before="0" w:beforeAutospacing="0" w:line="276" w:lineRule="auto"/>
            <w:ind w:left="720" w:hanging="360"/>
            <w:jc w:val="both"/>
            <w:rPr>
              <w:del w:author="Claudia Tarantola" w:id="0" w:date="2024-10-14T14:08:08Z"/>
              <w:rFonts w:ascii="Times New Roman" w:cs="Times New Roman" w:eastAsia="Times New Roman" w:hAnsi="Times New Roman"/>
              <w:sz w:val="32"/>
              <w:szCs w:val="32"/>
            </w:rPr>
          </w:pPr>
          <w:sdt>
            <w:sdtPr>
              <w:tag w:val="goog_rdk_31"/>
            </w:sdtPr>
            <w:sdtContent>
              <w:del w:author="Claudia Tarantola" w:id="0" w:date="2024-10-14T14:08:08Z"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32"/>
                    <w:szCs w:val="32"/>
                    <w:rtl w:val="0"/>
                  </w:rPr>
                  <w:delText xml:space="preserve">Dwork, C. (2008). Differential privacy: A survey of results. In International conference on theory and applications of models of computation (pp. 1-19). Springer, Berlin, Heidelberg.</w:delText>
                </w:r>
              </w:del>
            </w:sdtContent>
          </w:sdt>
        </w:p>
      </w:sdtContent>
    </w:sdt>
    <w:sdt>
      <w:sdtPr>
        <w:tag w:val="goog_rdk_34"/>
      </w:sdtPr>
      <w:sdtContent>
        <w:p w:rsidR="00000000" w:rsidDel="00000000" w:rsidP="00000000" w:rsidRDefault="00000000" w:rsidRPr="00000000" w14:paraId="00000011">
          <w:pPr>
            <w:numPr>
              <w:ilvl w:val="0"/>
              <w:numId w:val="1"/>
            </w:numPr>
            <w:spacing w:after="0" w:afterAutospacing="0" w:before="0" w:beforeAutospacing="0" w:line="276" w:lineRule="auto"/>
            <w:ind w:left="720" w:hanging="360"/>
            <w:jc w:val="both"/>
            <w:rPr>
              <w:del w:author="Claudia Tarantola" w:id="0" w:date="2024-10-14T14:08:08Z"/>
              <w:rFonts w:ascii="Times New Roman" w:cs="Times New Roman" w:eastAsia="Times New Roman" w:hAnsi="Times New Roman"/>
              <w:sz w:val="32"/>
              <w:szCs w:val="32"/>
            </w:rPr>
          </w:pPr>
          <w:sdt>
            <w:sdtPr>
              <w:tag w:val="goog_rdk_33"/>
            </w:sdtPr>
            <w:sdtContent>
              <w:del w:author="Claudia Tarantola" w:id="0" w:date="2024-10-14T14:08:08Z"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32"/>
                    <w:szCs w:val="32"/>
                    <w:rtl w:val="0"/>
                  </w:rPr>
                  <w:delText xml:space="preserve">European Commission. (2019). The European Green Deal.</w:delText>
                </w:r>
                <w:r w:rsidDel="00000000" w:rsidR="00000000" w:rsidRPr="00000000">
                  <w:fldChar w:fldCharType="begin"/>
                </w:r>
                <w:r w:rsidDel="00000000" w:rsidR="00000000" w:rsidRPr="00000000">
                  <w:delInstrText xml:space="preserve">HYPERLINK "https://ec.europa.eu/info/strategy/priorities-2019-2024/european-green-deal_en"</w:delInstrText>
                </w:r>
                <w:r w:rsidDel="00000000" w:rsidR="00000000" w:rsidRPr="00000000">
                  <w:fldChar w:fldCharType="separate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32"/>
                    <w:szCs w:val="32"/>
                    <w:rtl w:val="0"/>
                  </w:rPr>
                  <w:delText xml:space="preserve"> </w:delText>
                </w:r>
                <w:r w:rsidDel="00000000" w:rsidR="00000000" w:rsidRPr="00000000">
                  <w:fldChar w:fldCharType="end"/>
                </w:r>
                <w:r w:rsidDel="00000000" w:rsidR="00000000" w:rsidRPr="00000000">
                  <w:fldChar w:fldCharType="begin"/>
                </w:r>
                <w:r w:rsidDel="00000000" w:rsidR="00000000" w:rsidRPr="00000000">
                  <w:delInstrText xml:space="preserve">HYPERLINK "https://ec.europa.eu/info/strategy/priorities-2019-2024/european-green-deal_en"</w:delInstrText>
                </w:r>
                <w:r w:rsidDel="00000000" w:rsidR="00000000" w:rsidRPr="00000000">
                  <w:fldChar w:fldCharType="separate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55cc"/>
                    <w:sz w:val="32"/>
                    <w:szCs w:val="32"/>
                    <w:u w:val="single"/>
                    <w:rtl w:val="0"/>
                  </w:rPr>
                  <w:delText xml:space="preserve">https://ec.europa.eu/info/strategy/priorities-2019-2024/european-green-deal_en</w:delText>
                </w:r>
                <w:r w:rsidDel="00000000" w:rsidR="00000000" w:rsidRPr="00000000">
                  <w:fldChar w:fldCharType="end"/>
                </w:r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sdt>
      <w:sdtPr>
        <w:tag w:val="goog_rdk_36"/>
      </w:sdtPr>
      <w:sdtContent>
        <w:p w:rsidR="00000000" w:rsidDel="00000000" w:rsidP="00000000" w:rsidRDefault="00000000" w:rsidRPr="00000000" w14:paraId="00000012">
          <w:pPr>
            <w:numPr>
              <w:ilvl w:val="0"/>
              <w:numId w:val="1"/>
            </w:numPr>
            <w:spacing w:after="0" w:afterAutospacing="0" w:before="0" w:beforeAutospacing="0" w:line="276" w:lineRule="auto"/>
            <w:ind w:left="720" w:hanging="360"/>
            <w:jc w:val="both"/>
            <w:rPr>
              <w:del w:author="Claudia Tarantola" w:id="0" w:date="2024-10-14T14:08:08Z"/>
              <w:rFonts w:ascii="Times New Roman" w:cs="Times New Roman" w:eastAsia="Times New Roman" w:hAnsi="Times New Roman"/>
              <w:sz w:val="32"/>
              <w:szCs w:val="32"/>
            </w:rPr>
          </w:pPr>
          <w:sdt>
            <w:sdtPr>
              <w:tag w:val="goog_rdk_35"/>
            </w:sdtPr>
            <w:sdtContent>
              <w:del w:author="Claudia Tarantola" w:id="0" w:date="2024-10-14T14:08:08Z"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32"/>
                    <w:szCs w:val="32"/>
                    <w:rtl w:val="0"/>
                  </w:rPr>
                  <w:delText xml:space="preserve">European Commission. (2020a). A European strategy for data.</w:delText>
                </w:r>
                <w:r w:rsidDel="00000000" w:rsidR="00000000" w:rsidRPr="00000000">
                  <w:fldChar w:fldCharType="begin"/>
                </w:r>
                <w:r w:rsidDel="00000000" w:rsidR="00000000" w:rsidRPr="00000000">
                  <w:delInstrText xml:space="preserve">HYPERLINK "https://digital-strategy.ec.europa.eu/en/policies/strategy-data"</w:delInstrText>
                </w:r>
                <w:r w:rsidDel="00000000" w:rsidR="00000000" w:rsidRPr="00000000">
                  <w:fldChar w:fldCharType="separate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32"/>
                    <w:szCs w:val="32"/>
                    <w:rtl w:val="0"/>
                  </w:rPr>
                  <w:delText xml:space="preserve"> </w:delText>
                </w:r>
                <w:r w:rsidDel="00000000" w:rsidR="00000000" w:rsidRPr="00000000">
                  <w:fldChar w:fldCharType="end"/>
                </w:r>
                <w:r w:rsidDel="00000000" w:rsidR="00000000" w:rsidRPr="00000000">
                  <w:fldChar w:fldCharType="begin"/>
                </w:r>
                <w:r w:rsidDel="00000000" w:rsidR="00000000" w:rsidRPr="00000000">
                  <w:delInstrText xml:space="preserve">HYPERLINK "https://digital-strategy.ec.europa.eu/en/policies/strategy-data"</w:delInstrText>
                </w:r>
                <w:r w:rsidDel="00000000" w:rsidR="00000000" w:rsidRPr="00000000">
                  <w:fldChar w:fldCharType="separate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55cc"/>
                    <w:sz w:val="32"/>
                    <w:szCs w:val="32"/>
                    <w:u w:val="single"/>
                    <w:rtl w:val="0"/>
                  </w:rPr>
                  <w:delText xml:space="preserve">https://digital-strategy.ec.europa.eu/en/policies/strategy-data</w:delText>
                </w:r>
                <w:r w:rsidDel="00000000" w:rsidR="00000000" w:rsidRPr="00000000">
                  <w:fldChar w:fldCharType="end"/>
                </w:r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sdt>
      <w:sdtPr>
        <w:tag w:val="goog_rdk_38"/>
      </w:sdtPr>
      <w:sdtContent>
        <w:p w:rsidR="00000000" w:rsidDel="00000000" w:rsidP="00000000" w:rsidRDefault="00000000" w:rsidRPr="00000000" w14:paraId="00000013">
          <w:pPr>
            <w:numPr>
              <w:ilvl w:val="0"/>
              <w:numId w:val="1"/>
            </w:numPr>
            <w:spacing w:after="0" w:afterAutospacing="0" w:before="0" w:beforeAutospacing="0" w:line="276" w:lineRule="auto"/>
            <w:ind w:left="720" w:hanging="360"/>
            <w:jc w:val="both"/>
            <w:rPr>
              <w:del w:author="Claudia Tarantola" w:id="0" w:date="2024-10-14T14:08:08Z"/>
              <w:rFonts w:ascii="Times New Roman" w:cs="Times New Roman" w:eastAsia="Times New Roman" w:hAnsi="Times New Roman"/>
              <w:sz w:val="32"/>
              <w:szCs w:val="32"/>
            </w:rPr>
          </w:pPr>
          <w:sdt>
            <w:sdtPr>
              <w:tag w:val="goog_rdk_37"/>
            </w:sdtPr>
            <w:sdtContent>
              <w:del w:author="Claudia Tarantola" w:id="0" w:date="2024-10-14T14:08:08Z"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32"/>
                    <w:szCs w:val="32"/>
                    <w:rtl w:val="0"/>
                  </w:rPr>
                  <w:delText xml:space="preserve">European Commission. (2020b). Digital Finance Package.</w:delText>
                </w:r>
                <w:r w:rsidDel="00000000" w:rsidR="00000000" w:rsidRPr="00000000">
                  <w:fldChar w:fldCharType="begin"/>
                </w:r>
                <w:r w:rsidDel="00000000" w:rsidR="00000000" w:rsidRPr="00000000">
                  <w:delInstrText xml:space="preserve">HYPERLINK "https://ec.europa.eu/info/publications/200924-digital-finance-proposals_en"</w:delInstrText>
                </w:r>
                <w:r w:rsidDel="00000000" w:rsidR="00000000" w:rsidRPr="00000000">
                  <w:fldChar w:fldCharType="separate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32"/>
                    <w:szCs w:val="32"/>
                    <w:rtl w:val="0"/>
                  </w:rPr>
                  <w:delText xml:space="preserve"> </w:delText>
                </w:r>
                <w:r w:rsidDel="00000000" w:rsidR="00000000" w:rsidRPr="00000000">
                  <w:fldChar w:fldCharType="end"/>
                </w:r>
                <w:r w:rsidDel="00000000" w:rsidR="00000000" w:rsidRPr="00000000">
                  <w:fldChar w:fldCharType="begin"/>
                </w:r>
                <w:r w:rsidDel="00000000" w:rsidR="00000000" w:rsidRPr="00000000">
                  <w:delInstrText xml:space="preserve">HYPERLINK "https://ec.europa.eu/info/publications/200924-digital-finance-proposals_en"</w:delInstrText>
                </w:r>
                <w:r w:rsidDel="00000000" w:rsidR="00000000" w:rsidRPr="00000000">
                  <w:fldChar w:fldCharType="separate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55cc"/>
                    <w:sz w:val="32"/>
                    <w:szCs w:val="32"/>
                    <w:u w:val="single"/>
                    <w:rtl w:val="0"/>
                  </w:rPr>
                  <w:delText xml:space="preserve">https://ec.europa.eu/info/publications/200924-digital-finance-proposals_en</w:delText>
                </w:r>
                <w:r w:rsidDel="00000000" w:rsidR="00000000" w:rsidRPr="00000000">
                  <w:fldChar w:fldCharType="end"/>
                </w:r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sdt>
      <w:sdtPr>
        <w:tag w:val="goog_rdk_40"/>
      </w:sdtPr>
      <w:sdtContent>
        <w:p w:rsidR="00000000" w:rsidDel="00000000" w:rsidP="00000000" w:rsidRDefault="00000000" w:rsidRPr="00000000" w14:paraId="00000014">
          <w:pPr>
            <w:numPr>
              <w:ilvl w:val="0"/>
              <w:numId w:val="1"/>
            </w:numPr>
            <w:spacing w:after="0" w:afterAutospacing="0" w:before="0" w:beforeAutospacing="0" w:line="276" w:lineRule="auto"/>
            <w:ind w:left="720" w:hanging="360"/>
            <w:jc w:val="both"/>
            <w:rPr>
              <w:del w:author="Claudia Tarantola" w:id="0" w:date="2024-10-14T14:08:08Z"/>
              <w:rFonts w:ascii="Times New Roman" w:cs="Times New Roman" w:eastAsia="Times New Roman" w:hAnsi="Times New Roman"/>
              <w:sz w:val="32"/>
              <w:szCs w:val="32"/>
            </w:rPr>
          </w:pPr>
          <w:sdt>
            <w:sdtPr>
              <w:tag w:val="goog_rdk_39"/>
            </w:sdtPr>
            <w:sdtContent>
              <w:del w:author="Claudia Tarantola" w:id="0" w:date="2024-10-14T14:08:08Z"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32"/>
                    <w:szCs w:val="32"/>
                    <w:rtl w:val="0"/>
                  </w:rPr>
                  <w:delText xml:space="preserve">European Commission. (2023a). European approach to artificial intelligence.</w:delText>
                </w:r>
                <w:r w:rsidDel="00000000" w:rsidR="00000000" w:rsidRPr="00000000">
                  <w:fldChar w:fldCharType="begin"/>
                </w:r>
                <w:r w:rsidDel="00000000" w:rsidR="00000000" w:rsidRPr="00000000">
                  <w:delInstrText xml:space="preserve">HYPERLINK "https://digital-strategy.ec.europa.eu/en/policies/european-approach-artificial-intelligence"</w:delInstrText>
                </w:r>
                <w:r w:rsidDel="00000000" w:rsidR="00000000" w:rsidRPr="00000000">
                  <w:fldChar w:fldCharType="separate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32"/>
                    <w:szCs w:val="32"/>
                    <w:rtl w:val="0"/>
                  </w:rPr>
                  <w:delText xml:space="preserve"> </w:delText>
                </w:r>
                <w:r w:rsidDel="00000000" w:rsidR="00000000" w:rsidRPr="00000000">
                  <w:fldChar w:fldCharType="end"/>
                </w:r>
                <w:r w:rsidDel="00000000" w:rsidR="00000000" w:rsidRPr="00000000">
                  <w:fldChar w:fldCharType="begin"/>
                </w:r>
                <w:r w:rsidDel="00000000" w:rsidR="00000000" w:rsidRPr="00000000">
                  <w:delInstrText xml:space="preserve">HYPERLINK "https://digital-strategy.ec.europa.eu/en/policies/european-approach-artificial-intelligence"</w:delInstrText>
                </w:r>
                <w:r w:rsidDel="00000000" w:rsidR="00000000" w:rsidRPr="00000000">
                  <w:fldChar w:fldCharType="separate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55cc"/>
                    <w:sz w:val="32"/>
                    <w:szCs w:val="32"/>
                    <w:u w:val="single"/>
                    <w:rtl w:val="0"/>
                  </w:rPr>
                  <w:delText xml:space="preserve">https://digital-strategy.ec.europa.eu/en/policies/european-approach-artificial-intelligence</w:delText>
                </w:r>
                <w:r w:rsidDel="00000000" w:rsidR="00000000" w:rsidRPr="00000000">
                  <w:fldChar w:fldCharType="end"/>
                </w:r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sdt>
      <w:sdtPr>
        <w:tag w:val="goog_rdk_42"/>
      </w:sdtPr>
      <w:sdtContent>
        <w:p w:rsidR="00000000" w:rsidDel="00000000" w:rsidP="00000000" w:rsidRDefault="00000000" w:rsidRPr="00000000" w14:paraId="00000015">
          <w:pPr>
            <w:numPr>
              <w:ilvl w:val="0"/>
              <w:numId w:val="1"/>
            </w:numPr>
            <w:spacing w:after="0" w:afterAutospacing="0" w:before="0" w:beforeAutospacing="0" w:line="276" w:lineRule="auto"/>
            <w:ind w:left="720" w:hanging="360"/>
            <w:jc w:val="both"/>
            <w:rPr>
              <w:del w:author="Claudia Tarantola" w:id="0" w:date="2024-10-14T14:08:08Z"/>
              <w:rFonts w:ascii="Times New Roman" w:cs="Times New Roman" w:eastAsia="Times New Roman" w:hAnsi="Times New Roman"/>
              <w:color w:val="1155cc"/>
              <w:sz w:val="32"/>
              <w:szCs w:val="32"/>
            </w:rPr>
          </w:pPr>
          <w:sdt>
            <w:sdtPr>
              <w:tag w:val="goog_rdk_41"/>
            </w:sdtPr>
            <w:sdtContent>
              <w:del w:author="Claudia Tarantola" w:id="0" w:date="2024-10-14T14:08:08Z"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32"/>
                    <w:szCs w:val="32"/>
                    <w:rtl w:val="0"/>
                  </w:rPr>
                  <w:delText xml:space="preserve">European Commission. (2023b). EU blockchain strategy. Digital Strategy. Retrieved from</w:delText>
                </w:r>
                <w:r w:rsidDel="00000000" w:rsidR="00000000" w:rsidRPr="00000000">
                  <w:fldChar w:fldCharType="begin"/>
                </w:r>
                <w:r w:rsidDel="00000000" w:rsidR="00000000" w:rsidRPr="00000000">
                  <w:delInstrText xml:space="preserve">HYPERLINK "https://digital-strategy.ec.europa.eu/en/policies/blockchain-strategy"</w:delInstrText>
                </w:r>
                <w:r w:rsidDel="00000000" w:rsidR="00000000" w:rsidRPr="00000000">
                  <w:fldChar w:fldCharType="separate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32"/>
                    <w:szCs w:val="32"/>
                    <w:rtl w:val="0"/>
                  </w:rPr>
                  <w:delText xml:space="preserve"> </w:delText>
                </w:r>
                <w:r w:rsidDel="00000000" w:rsidR="00000000" w:rsidRPr="00000000">
                  <w:fldChar w:fldCharType="end"/>
                </w:r>
                <w:r w:rsidDel="00000000" w:rsidR="00000000" w:rsidRPr="00000000">
                  <w:fldChar w:fldCharType="begin"/>
                </w:r>
                <w:r w:rsidDel="00000000" w:rsidR="00000000" w:rsidRPr="00000000">
                  <w:delInstrText xml:space="preserve">HYPERLINK "https://digital-strategy.ec.europa.eu/en/policies/blockchain-strategy"</w:delInstrText>
                </w:r>
                <w:r w:rsidDel="00000000" w:rsidR="00000000" w:rsidRPr="00000000">
                  <w:fldChar w:fldCharType="separate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55cc"/>
                    <w:sz w:val="32"/>
                    <w:szCs w:val="32"/>
                    <w:u w:val="single"/>
                    <w:rtl w:val="0"/>
                  </w:rPr>
                  <w:delText xml:space="preserve">https://digital-strategy.ec.europa.eu/en/policies/blockchain-strategy</w:delText>
                </w:r>
                <w:r w:rsidDel="00000000" w:rsidR="00000000" w:rsidRPr="00000000">
                  <w:fldChar w:fldCharType="end"/>
                </w:r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sdt>
      <w:sdtPr>
        <w:tag w:val="goog_rdk_44"/>
      </w:sdtPr>
      <w:sdtContent>
        <w:p w:rsidR="00000000" w:rsidDel="00000000" w:rsidP="00000000" w:rsidRDefault="00000000" w:rsidRPr="00000000" w14:paraId="00000016">
          <w:pPr>
            <w:numPr>
              <w:ilvl w:val="0"/>
              <w:numId w:val="1"/>
            </w:numPr>
            <w:spacing w:after="0" w:afterAutospacing="0" w:before="0" w:beforeAutospacing="0" w:line="276" w:lineRule="auto"/>
            <w:ind w:left="720" w:hanging="360"/>
            <w:jc w:val="both"/>
            <w:rPr>
              <w:del w:author="Claudia Tarantola" w:id="0" w:date="2024-10-14T14:08:08Z"/>
              <w:rFonts w:ascii="Times New Roman" w:cs="Times New Roman" w:eastAsia="Times New Roman" w:hAnsi="Times New Roman"/>
              <w:sz w:val="32"/>
              <w:szCs w:val="32"/>
            </w:rPr>
          </w:pPr>
          <w:sdt>
            <w:sdtPr>
              <w:tag w:val="goog_rdk_43"/>
            </w:sdtPr>
            <w:sdtContent>
              <w:del w:author="Claudia Tarantola" w:id="0" w:date="2024-10-14T14:08:08Z"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32"/>
                    <w:szCs w:val="32"/>
                    <w:rtl w:val="0"/>
                  </w:rPr>
                  <w:delText xml:space="preserve">Gunning, D., Stefik, M., Choi, J., Miller, T., Stumpf, S., &amp; Yang, G. Z. (2019). XAI—Explainable artificial intelligence. Science Robotics, 4(37).</w:delText>
                </w:r>
              </w:del>
            </w:sdtContent>
          </w:sdt>
        </w:p>
      </w:sdtContent>
    </w:sdt>
    <w:sdt>
      <w:sdtPr>
        <w:tag w:val="goog_rdk_46"/>
      </w:sdtPr>
      <w:sdtContent>
        <w:p w:rsidR="00000000" w:rsidDel="00000000" w:rsidP="00000000" w:rsidRDefault="00000000" w:rsidRPr="00000000" w14:paraId="00000017">
          <w:pPr>
            <w:numPr>
              <w:ilvl w:val="0"/>
              <w:numId w:val="1"/>
            </w:numPr>
            <w:spacing w:after="0" w:afterAutospacing="0" w:before="0" w:beforeAutospacing="0" w:line="276" w:lineRule="auto"/>
            <w:ind w:left="720" w:hanging="360"/>
            <w:jc w:val="both"/>
            <w:rPr>
              <w:del w:author="Claudia Tarantola" w:id="0" w:date="2024-10-14T14:08:08Z"/>
              <w:rFonts w:ascii="Times New Roman" w:cs="Times New Roman" w:eastAsia="Times New Roman" w:hAnsi="Times New Roman"/>
              <w:sz w:val="32"/>
              <w:szCs w:val="32"/>
            </w:rPr>
          </w:pPr>
          <w:sdt>
            <w:sdtPr>
              <w:tag w:val="goog_rdk_45"/>
            </w:sdtPr>
            <w:sdtContent>
              <w:del w:author="Claudia Tarantola" w:id="0" w:date="2024-10-14T14:08:08Z"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32"/>
                    <w:szCs w:val="32"/>
                    <w:rtl w:val="0"/>
                  </w:rPr>
                  <w:delText xml:space="preserve">Hadi, H. J., Aziz, A. A., Elameer, A. S., &amp; Al-Naji, A. (2023). Investigating the Effectiveness of Large Language Models in Sentiment Analysis. Electronics, 12(6), 1441.</w:delText>
                </w:r>
              </w:del>
            </w:sdtContent>
          </w:sdt>
        </w:p>
      </w:sdtContent>
    </w:sdt>
    <w:sdt>
      <w:sdtPr>
        <w:tag w:val="goog_rdk_48"/>
      </w:sdtPr>
      <w:sdtContent>
        <w:p w:rsidR="00000000" w:rsidDel="00000000" w:rsidP="00000000" w:rsidRDefault="00000000" w:rsidRPr="00000000" w14:paraId="00000018">
          <w:pPr>
            <w:numPr>
              <w:ilvl w:val="0"/>
              <w:numId w:val="1"/>
            </w:numPr>
            <w:spacing w:after="0" w:afterAutospacing="0" w:before="0" w:beforeAutospacing="0" w:line="276" w:lineRule="auto"/>
            <w:ind w:left="720" w:hanging="360"/>
            <w:jc w:val="both"/>
            <w:rPr>
              <w:del w:author="Claudia Tarantola" w:id="0" w:date="2024-10-14T14:08:08Z"/>
              <w:rFonts w:ascii="Times New Roman" w:cs="Times New Roman" w:eastAsia="Times New Roman" w:hAnsi="Times New Roman"/>
              <w:sz w:val="32"/>
              <w:szCs w:val="32"/>
            </w:rPr>
          </w:pPr>
          <w:sdt>
            <w:sdtPr>
              <w:tag w:val="goog_rdk_47"/>
            </w:sdtPr>
            <w:sdtContent>
              <w:del w:author="Claudia Tarantola" w:id="0" w:date="2024-10-14T14:08:08Z"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32"/>
                    <w:szCs w:val="32"/>
                    <w:rtl w:val="0"/>
                  </w:rPr>
                  <w:delText xml:space="preserve">Hidasi, B., &amp; Gáspár-Papanek, C. (2011). ShiftTree: An interpretable model-based approach for time series classification. In Proceedings of the 2011 European conference on Machine learning and knowledge discovery in databases (pp. 48-64).</w:delText>
                </w:r>
              </w:del>
            </w:sdtContent>
          </w:sdt>
        </w:p>
      </w:sdtContent>
    </w:sdt>
    <w:sdt>
      <w:sdtPr>
        <w:tag w:val="goog_rdk_50"/>
      </w:sdtPr>
      <w:sdtContent>
        <w:p w:rsidR="00000000" w:rsidDel="00000000" w:rsidP="00000000" w:rsidRDefault="00000000" w:rsidRPr="00000000" w14:paraId="00000019">
          <w:pPr>
            <w:numPr>
              <w:ilvl w:val="0"/>
              <w:numId w:val="1"/>
            </w:numPr>
            <w:spacing w:after="0" w:afterAutospacing="0" w:before="0" w:beforeAutospacing="0" w:line="276" w:lineRule="auto"/>
            <w:ind w:left="720" w:hanging="360"/>
            <w:jc w:val="both"/>
            <w:rPr>
              <w:del w:author="Claudia Tarantola" w:id="0" w:date="2024-10-14T14:08:08Z"/>
              <w:rFonts w:ascii="Times New Roman" w:cs="Times New Roman" w:eastAsia="Times New Roman" w:hAnsi="Times New Roman"/>
              <w:sz w:val="32"/>
              <w:szCs w:val="32"/>
            </w:rPr>
          </w:pPr>
          <w:sdt>
            <w:sdtPr>
              <w:tag w:val="goog_rdk_49"/>
            </w:sdtPr>
            <w:sdtContent>
              <w:del w:author="Claudia Tarantola" w:id="0" w:date="2024-10-14T14:08:08Z"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32"/>
                    <w:szCs w:val="32"/>
                    <w:rtl w:val="0"/>
                  </w:rPr>
                  <w:delText xml:space="preserve">Hsu, W. N., Zhang, Y., &amp; Glass, J. (2017). Unsupervised learning of disentangled and interpretable representations from sequential data. Advances in neural information processing systems, 30.</w:delText>
                </w:r>
              </w:del>
            </w:sdtContent>
          </w:sdt>
        </w:p>
      </w:sdtContent>
    </w:sdt>
    <w:sdt>
      <w:sdtPr>
        <w:tag w:val="goog_rdk_52"/>
      </w:sdtPr>
      <w:sdtContent>
        <w:p w:rsidR="00000000" w:rsidDel="00000000" w:rsidP="00000000" w:rsidRDefault="00000000" w:rsidRPr="00000000" w14:paraId="0000001A">
          <w:pPr>
            <w:numPr>
              <w:ilvl w:val="0"/>
              <w:numId w:val="1"/>
            </w:numPr>
            <w:spacing w:after="0" w:afterAutospacing="0" w:before="0" w:beforeAutospacing="0" w:line="276" w:lineRule="auto"/>
            <w:ind w:left="720" w:hanging="360"/>
            <w:jc w:val="both"/>
            <w:rPr>
              <w:del w:author="Claudia Tarantola" w:id="0" w:date="2024-10-14T14:08:08Z"/>
              <w:rFonts w:ascii="Times New Roman" w:cs="Times New Roman" w:eastAsia="Times New Roman" w:hAnsi="Times New Roman"/>
              <w:sz w:val="32"/>
              <w:szCs w:val="32"/>
            </w:rPr>
          </w:pPr>
          <w:sdt>
            <w:sdtPr>
              <w:tag w:val="goog_rdk_51"/>
            </w:sdtPr>
            <w:sdtContent>
              <w:del w:author="Claudia Tarantola" w:id="0" w:date="2024-10-14T14:08:08Z"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32"/>
                    <w:szCs w:val="32"/>
                    <w:rtl w:val="0"/>
                  </w:rPr>
                  <w:delText xml:space="preserve">Hulsen, T. (2023). Explainable AI in Life Sciences and Healthcare. Artificial Intelligence in Medicine, 103652.</w:delText>
                </w:r>
              </w:del>
            </w:sdtContent>
          </w:sdt>
        </w:p>
      </w:sdtContent>
    </w:sdt>
    <w:sdt>
      <w:sdtPr>
        <w:tag w:val="goog_rdk_54"/>
      </w:sdtPr>
      <w:sdtContent>
        <w:p w:rsidR="00000000" w:rsidDel="00000000" w:rsidP="00000000" w:rsidRDefault="00000000" w:rsidRPr="00000000" w14:paraId="0000001B">
          <w:pPr>
            <w:numPr>
              <w:ilvl w:val="0"/>
              <w:numId w:val="1"/>
            </w:numPr>
            <w:spacing w:after="0" w:afterAutospacing="0" w:before="0" w:beforeAutospacing="0" w:line="276" w:lineRule="auto"/>
            <w:ind w:left="720" w:hanging="360"/>
            <w:jc w:val="both"/>
            <w:rPr>
              <w:del w:author="Claudia Tarantola" w:id="0" w:date="2024-10-14T14:08:08Z"/>
              <w:rFonts w:ascii="Times New Roman" w:cs="Times New Roman" w:eastAsia="Times New Roman" w:hAnsi="Times New Roman"/>
              <w:sz w:val="32"/>
              <w:szCs w:val="32"/>
            </w:rPr>
          </w:pPr>
          <w:sdt>
            <w:sdtPr>
              <w:tag w:val="goog_rdk_53"/>
            </w:sdtPr>
            <w:sdtContent>
              <w:del w:author="Claudia Tarantola" w:id="0" w:date="2024-10-14T14:08:08Z"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32"/>
                    <w:szCs w:val="32"/>
                    <w:rtl w:val="0"/>
                  </w:rPr>
                  <w:delText xml:space="preserve">IBM. (2023). AI Fairness 360 Open Source Toolkit.</w:delText>
                </w:r>
                <w:r w:rsidDel="00000000" w:rsidR="00000000" w:rsidRPr="00000000">
                  <w:fldChar w:fldCharType="begin"/>
                </w:r>
                <w:r w:rsidDel="00000000" w:rsidR="00000000" w:rsidRPr="00000000">
                  <w:delInstrText xml:space="preserve">HYPERLINK "https://aif360.mybluemix.net/"</w:delInstrText>
                </w:r>
                <w:r w:rsidDel="00000000" w:rsidR="00000000" w:rsidRPr="00000000">
                  <w:fldChar w:fldCharType="separate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32"/>
                    <w:szCs w:val="32"/>
                    <w:rtl w:val="0"/>
                  </w:rPr>
                  <w:delText xml:space="preserve"> </w:delText>
                </w:r>
                <w:r w:rsidDel="00000000" w:rsidR="00000000" w:rsidRPr="00000000">
                  <w:fldChar w:fldCharType="end"/>
                </w:r>
                <w:r w:rsidDel="00000000" w:rsidR="00000000" w:rsidRPr="00000000">
                  <w:fldChar w:fldCharType="begin"/>
                </w:r>
                <w:r w:rsidDel="00000000" w:rsidR="00000000" w:rsidRPr="00000000">
                  <w:delInstrText xml:space="preserve">HYPERLINK "https://aif360.mybluemix.net/"</w:delInstrText>
                </w:r>
                <w:r w:rsidDel="00000000" w:rsidR="00000000" w:rsidRPr="00000000">
                  <w:fldChar w:fldCharType="separate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55cc"/>
                    <w:sz w:val="32"/>
                    <w:szCs w:val="32"/>
                    <w:u w:val="single"/>
                    <w:rtl w:val="0"/>
                  </w:rPr>
                  <w:delText xml:space="preserve">https://aif360.mybluemix.net/</w:delText>
                </w:r>
                <w:r w:rsidDel="00000000" w:rsidR="00000000" w:rsidRPr="00000000">
                  <w:fldChar w:fldCharType="end"/>
                </w:r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sdt>
      <w:sdtPr>
        <w:tag w:val="goog_rdk_56"/>
      </w:sdtPr>
      <w:sdtContent>
        <w:p w:rsidR="00000000" w:rsidDel="00000000" w:rsidP="00000000" w:rsidRDefault="00000000" w:rsidRPr="00000000" w14:paraId="0000001C">
          <w:pPr>
            <w:numPr>
              <w:ilvl w:val="0"/>
              <w:numId w:val="1"/>
            </w:numPr>
            <w:spacing w:after="0" w:afterAutospacing="0" w:before="0" w:beforeAutospacing="0" w:line="276" w:lineRule="auto"/>
            <w:ind w:left="720" w:hanging="360"/>
            <w:jc w:val="both"/>
            <w:rPr>
              <w:del w:author="Claudia Tarantola" w:id="0" w:date="2024-10-14T14:08:08Z"/>
              <w:rFonts w:ascii="Times New Roman" w:cs="Times New Roman" w:eastAsia="Times New Roman" w:hAnsi="Times New Roman"/>
              <w:sz w:val="32"/>
              <w:szCs w:val="32"/>
            </w:rPr>
          </w:pPr>
          <w:sdt>
            <w:sdtPr>
              <w:tag w:val="goog_rdk_55"/>
            </w:sdtPr>
            <w:sdtContent>
              <w:del w:author="Claudia Tarantola" w:id="0" w:date="2024-10-14T14:08:08Z"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32"/>
                    <w:szCs w:val="32"/>
                    <w:rtl w:val="0"/>
                  </w:rPr>
                  <w:delText xml:space="preserve">Lee, J., &amp; Kim, S. (2023). Environmental, social, and governance (ESG) ratings between consistency and discrepancy: A comparative analysis of major ESG rating providers. Sustainability, 15(2), 1541.</w:delText>
                </w:r>
              </w:del>
            </w:sdtContent>
          </w:sdt>
        </w:p>
      </w:sdtContent>
    </w:sdt>
    <w:sdt>
      <w:sdtPr>
        <w:tag w:val="goog_rdk_58"/>
      </w:sdtPr>
      <w:sdtContent>
        <w:p w:rsidR="00000000" w:rsidDel="00000000" w:rsidP="00000000" w:rsidRDefault="00000000" w:rsidRPr="00000000" w14:paraId="0000001D">
          <w:pPr>
            <w:numPr>
              <w:ilvl w:val="0"/>
              <w:numId w:val="1"/>
            </w:numPr>
            <w:spacing w:after="0" w:afterAutospacing="0" w:before="0" w:beforeAutospacing="0" w:line="276" w:lineRule="auto"/>
            <w:ind w:left="720" w:hanging="360"/>
            <w:jc w:val="both"/>
            <w:rPr>
              <w:del w:author="Claudia Tarantola" w:id="0" w:date="2024-10-14T14:08:08Z"/>
              <w:rFonts w:ascii="Times New Roman" w:cs="Times New Roman" w:eastAsia="Times New Roman" w:hAnsi="Times New Roman"/>
              <w:sz w:val="32"/>
              <w:szCs w:val="32"/>
            </w:rPr>
          </w:pPr>
          <w:sdt>
            <w:sdtPr>
              <w:tag w:val="goog_rdk_57"/>
            </w:sdtPr>
            <w:sdtContent>
              <w:del w:author="Claudia Tarantola" w:id="0" w:date="2024-10-14T14:08:08Z"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32"/>
                    <w:szCs w:val="32"/>
                    <w:rtl w:val="0"/>
                  </w:rPr>
                  <w:delText xml:space="preserve">Linardatos, P., Papastefanopoulos, V., &amp; Kotsiantis, S. (2021). Explainable ai: A review of machine learning interpretability methods. Entropy, 23(1), 18.</w:delText>
                </w:r>
              </w:del>
            </w:sdtContent>
          </w:sdt>
        </w:p>
      </w:sdtContent>
    </w:sdt>
    <w:sdt>
      <w:sdtPr>
        <w:tag w:val="goog_rdk_60"/>
      </w:sdtPr>
      <w:sdtContent>
        <w:p w:rsidR="00000000" w:rsidDel="00000000" w:rsidP="00000000" w:rsidRDefault="00000000" w:rsidRPr="00000000" w14:paraId="0000001E">
          <w:pPr>
            <w:numPr>
              <w:ilvl w:val="0"/>
              <w:numId w:val="1"/>
            </w:numPr>
            <w:spacing w:after="0" w:afterAutospacing="0" w:before="0" w:beforeAutospacing="0" w:line="276" w:lineRule="auto"/>
            <w:ind w:left="720" w:hanging="360"/>
            <w:jc w:val="both"/>
            <w:rPr>
              <w:del w:author="Claudia Tarantola" w:id="0" w:date="2024-10-14T14:08:08Z"/>
              <w:rFonts w:ascii="Times New Roman" w:cs="Times New Roman" w:eastAsia="Times New Roman" w:hAnsi="Times New Roman"/>
              <w:sz w:val="32"/>
              <w:szCs w:val="32"/>
            </w:rPr>
          </w:pPr>
          <w:sdt>
            <w:sdtPr>
              <w:tag w:val="goog_rdk_59"/>
            </w:sdtPr>
            <w:sdtContent>
              <w:del w:author="Claudia Tarantola" w:id="0" w:date="2024-10-14T14:08:08Z"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32"/>
                    <w:szCs w:val="32"/>
                    <w:rtl w:val="0"/>
                  </w:rPr>
                  <w:delText xml:space="preserve">Lipton, Z., McAuley, J., &amp; Chouldechova, A. (2018). Does mitigating ML's impact disparity require treatment disparity?. Advances in neural information processing systems, 31.</w:delText>
                </w:r>
              </w:del>
            </w:sdtContent>
          </w:sdt>
        </w:p>
      </w:sdtContent>
    </w:sdt>
    <w:sdt>
      <w:sdtPr>
        <w:tag w:val="goog_rdk_62"/>
      </w:sdtPr>
      <w:sdtContent>
        <w:p w:rsidR="00000000" w:rsidDel="00000000" w:rsidP="00000000" w:rsidRDefault="00000000" w:rsidRPr="00000000" w14:paraId="0000001F">
          <w:pPr>
            <w:numPr>
              <w:ilvl w:val="0"/>
              <w:numId w:val="1"/>
            </w:numPr>
            <w:spacing w:after="0" w:afterAutospacing="0" w:before="0" w:beforeAutospacing="0" w:line="276" w:lineRule="auto"/>
            <w:ind w:left="720" w:hanging="360"/>
            <w:jc w:val="both"/>
            <w:rPr>
              <w:del w:author="Claudia Tarantola" w:id="0" w:date="2024-10-14T14:08:08Z"/>
              <w:rFonts w:ascii="Times New Roman" w:cs="Times New Roman" w:eastAsia="Times New Roman" w:hAnsi="Times New Roman"/>
              <w:sz w:val="32"/>
              <w:szCs w:val="32"/>
            </w:rPr>
          </w:pPr>
          <w:sdt>
            <w:sdtPr>
              <w:tag w:val="goog_rdk_61"/>
            </w:sdtPr>
            <w:sdtContent>
              <w:del w:author="Claudia Tarantola" w:id="0" w:date="2024-10-14T14:08:08Z"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32"/>
                    <w:szCs w:val="32"/>
                    <w:rtl w:val="0"/>
                  </w:rPr>
                  <w:delText xml:space="preserve">Louizos, C., Swersky, K., Li, Y., Welling, M., &amp; Zemel, R. (2015). The variational fair autoencoder. arXiv preprint arXiv:1511.00830.</w:delText>
                </w:r>
              </w:del>
            </w:sdtContent>
          </w:sdt>
        </w:p>
      </w:sdtContent>
    </w:sdt>
    <w:sdt>
      <w:sdtPr>
        <w:tag w:val="goog_rdk_64"/>
      </w:sdtPr>
      <w:sdtContent>
        <w:p w:rsidR="00000000" w:rsidDel="00000000" w:rsidP="00000000" w:rsidRDefault="00000000" w:rsidRPr="00000000" w14:paraId="00000020">
          <w:pPr>
            <w:numPr>
              <w:ilvl w:val="0"/>
              <w:numId w:val="1"/>
            </w:numPr>
            <w:spacing w:after="0" w:afterAutospacing="0" w:before="0" w:beforeAutospacing="0" w:line="276" w:lineRule="auto"/>
            <w:ind w:left="720" w:hanging="360"/>
            <w:jc w:val="both"/>
            <w:rPr>
              <w:del w:author="Claudia Tarantola" w:id="0" w:date="2024-10-14T14:08:08Z"/>
              <w:rFonts w:ascii="Times New Roman" w:cs="Times New Roman" w:eastAsia="Times New Roman" w:hAnsi="Times New Roman"/>
              <w:sz w:val="32"/>
              <w:szCs w:val="32"/>
            </w:rPr>
          </w:pPr>
          <w:sdt>
            <w:sdtPr>
              <w:tag w:val="goog_rdk_63"/>
            </w:sdtPr>
            <w:sdtContent>
              <w:del w:author="Claudia Tarantola" w:id="0" w:date="2024-10-14T14:08:08Z"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32"/>
                    <w:szCs w:val="32"/>
                    <w:rtl w:val="0"/>
                  </w:rPr>
                  <w:delText xml:space="preserve">Ouadrhiri, M. E., Khiat, A., Lyhyaoui, A., &amp; Araibi, R. M. (2022). Differential privacy challenges and solutions in big data: A survey. Journal of King Saud University-Computer and Information Sciences, 34(4), 1271-1282.</w:delText>
                </w:r>
              </w:del>
            </w:sdtContent>
          </w:sdt>
        </w:p>
      </w:sdtContent>
    </w:sdt>
    <w:sdt>
      <w:sdtPr>
        <w:tag w:val="goog_rdk_66"/>
      </w:sdtPr>
      <w:sdtContent>
        <w:p w:rsidR="00000000" w:rsidDel="00000000" w:rsidP="00000000" w:rsidRDefault="00000000" w:rsidRPr="00000000" w14:paraId="00000021">
          <w:pPr>
            <w:numPr>
              <w:ilvl w:val="0"/>
              <w:numId w:val="1"/>
            </w:numPr>
            <w:spacing w:after="0" w:afterAutospacing="0" w:before="0" w:beforeAutospacing="0" w:line="276" w:lineRule="auto"/>
            <w:ind w:left="720" w:hanging="360"/>
            <w:jc w:val="both"/>
            <w:rPr>
              <w:del w:author="Claudia Tarantola" w:id="0" w:date="2024-10-14T14:08:08Z"/>
              <w:rFonts w:ascii="Times New Roman" w:cs="Times New Roman" w:eastAsia="Times New Roman" w:hAnsi="Times New Roman"/>
              <w:sz w:val="32"/>
              <w:szCs w:val="32"/>
            </w:rPr>
          </w:pPr>
          <w:sdt>
            <w:sdtPr>
              <w:tag w:val="goog_rdk_65"/>
            </w:sdtPr>
            <w:sdtContent>
              <w:del w:author="Claudia Tarantola" w:id="0" w:date="2024-10-14T14:08:08Z"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32"/>
                    <w:szCs w:val="32"/>
                    <w:rtl w:val="0"/>
                  </w:rPr>
                  <w:delText xml:space="preserve">Prost, F., Qian, H., Chen, Q., Chi, E. H., Chen, J., &amp; Beutel, A. (2023). Causality-inspired group-balanced training for fair risk assessment. In Proceedings of the 2023 AAAI Conference on Artificial Intelligence.</w:delText>
                </w:r>
              </w:del>
            </w:sdtContent>
          </w:sdt>
        </w:p>
      </w:sdtContent>
    </w:sdt>
    <w:sdt>
      <w:sdtPr>
        <w:tag w:val="goog_rdk_68"/>
      </w:sdtPr>
      <w:sdtContent>
        <w:p w:rsidR="00000000" w:rsidDel="00000000" w:rsidP="00000000" w:rsidRDefault="00000000" w:rsidRPr="00000000" w14:paraId="00000022">
          <w:pPr>
            <w:numPr>
              <w:ilvl w:val="0"/>
              <w:numId w:val="1"/>
            </w:numPr>
            <w:spacing w:after="0" w:afterAutospacing="0" w:before="0" w:beforeAutospacing="0" w:line="276" w:lineRule="auto"/>
            <w:ind w:left="720" w:hanging="360"/>
            <w:jc w:val="both"/>
            <w:rPr>
              <w:del w:author="Claudia Tarantola" w:id="0" w:date="2024-10-14T14:08:08Z"/>
              <w:rFonts w:ascii="Times New Roman" w:cs="Times New Roman" w:eastAsia="Times New Roman" w:hAnsi="Times New Roman"/>
              <w:sz w:val="32"/>
              <w:szCs w:val="32"/>
            </w:rPr>
          </w:pPr>
          <w:sdt>
            <w:sdtPr>
              <w:tag w:val="goog_rdk_67"/>
            </w:sdtPr>
            <w:sdtContent>
              <w:del w:author="Claudia Tarantola" w:id="0" w:date="2024-10-14T14:08:08Z"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32"/>
                    <w:szCs w:val="32"/>
                    <w:rtl w:val="0"/>
                  </w:rPr>
                  <w:delText xml:space="preserve">Saeed, A., &amp; Omlin, C. (2023). Survey of Explainable Artificial Intelligence (XAI) Methods, Applications and Challenges. Frontiers in Artificial Intelligence, 6, 1143485.</w:delText>
                </w:r>
              </w:del>
            </w:sdtContent>
          </w:sdt>
        </w:p>
      </w:sdtContent>
    </w:sdt>
    <w:sdt>
      <w:sdtPr>
        <w:tag w:val="goog_rdk_70"/>
      </w:sdtPr>
      <w:sdtContent>
        <w:p w:rsidR="00000000" w:rsidDel="00000000" w:rsidP="00000000" w:rsidRDefault="00000000" w:rsidRPr="00000000" w14:paraId="00000023">
          <w:pPr>
            <w:numPr>
              <w:ilvl w:val="0"/>
              <w:numId w:val="1"/>
            </w:numPr>
            <w:spacing w:after="0" w:afterAutospacing="0" w:before="0" w:beforeAutospacing="0" w:line="276" w:lineRule="auto"/>
            <w:ind w:left="720" w:hanging="360"/>
            <w:jc w:val="both"/>
            <w:rPr>
              <w:del w:author="Claudia Tarantola" w:id="0" w:date="2024-10-14T14:08:08Z"/>
              <w:rFonts w:ascii="Times New Roman" w:cs="Times New Roman" w:eastAsia="Times New Roman" w:hAnsi="Times New Roman"/>
              <w:sz w:val="32"/>
              <w:szCs w:val="32"/>
            </w:rPr>
          </w:pPr>
          <w:sdt>
            <w:sdtPr>
              <w:tag w:val="goog_rdk_69"/>
            </w:sdtPr>
            <w:sdtContent>
              <w:del w:author="Claudia Tarantola" w:id="0" w:date="2024-10-14T14:08:08Z"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32"/>
                    <w:szCs w:val="32"/>
                    <w:rtl w:val="0"/>
                  </w:rPr>
                  <w:delText xml:space="preserve">Schockaert, T., Verbeke, M., &amp; Baesens, B. (2020). Deep learning for risk prediction in credit card fraud detection. In 2020 International Joint Conference on Neural Networks (IJCNN) (pp. 1-8). IEEE.</w:delText>
                </w:r>
              </w:del>
            </w:sdtContent>
          </w:sdt>
        </w:p>
      </w:sdtContent>
    </w:sdt>
    <w:sdt>
      <w:sdtPr>
        <w:tag w:val="goog_rdk_72"/>
      </w:sdtPr>
      <w:sdtContent>
        <w:p w:rsidR="00000000" w:rsidDel="00000000" w:rsidP="00000000" w:rsidRDefault="00000000" w:rsidRPr="00000000" w14:paraId="00000024">
          <w:pPr>
            <w:numPr>
              <w:ilvl w:val="0"/>
              <w:numId w:val="1"/>
            </w:numPr>
            <w:spacing w:after="0" w:afterAutospacing="0" w:before="0" w:beforeAutospacing="0" w:line="276" w:lineRule="auto"/>
            <w:ind w:left="720" w:hanging="360"/>
            <w:jc w:val="both"/>
            <w:rPr>
              <w:del w:author="Claudia Tarantola" w:id="0" w:date="2024-10-14T14:08:08Z"/>
              <w:rFonts w:ascii="Times New Roman" w:cs="Times New Roman" w:eastAsia="Times New Roman" w:hAnsi="Times New Roman"/>
              <w:sz w:val="32"/>
              <w:szCs w:val="32"/>
            </w:rPr>
          </w:pPr>
          <w:sdt>
            <w:sdtPr>
              <w:tag w:val="goog_rdk_71"/>
            </w:sdtPr>
            <w:sdtContent>
              <w:del w:author="Claudia Tarantola" w:id="0" w:date="2024-10-14T14:08:08Z"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32"/>
                    <w:szCs w:val="32"/>
                    <w:rtl w:val="0"/>
                  </w:rPr>
                  <w:delText xml:space="preserve">Sen, J., &amp; Mehtab, S. (2021). A comparative study of optimized ANN models for stock price prediction. In Proceedings of the 9th International Conference on Information Technology and Applications (ICITA 2020) (pp. 67-77).</w:delText>
                </w:r>
              </w:del>
            </w:sdtContent>
          </w:sdt>
        </w:p>
      </w:sdtContent>
    </w:sdt>
    <w:sdt>
      <w:sdtPr>
        <w:tag w:val="goog_rdk_74"/>
      </w:sdtPr>
      <w:sdtContent>
        <w:p w:rsidR="00000000" w:rsidDel="00000000" w:rsidP="00000000" w:rsidRDefault="00000000" w:rsidRPr="00000000" w14:paraId="00000025">
          <w:pPr>
            <w:numPr>
              <w:ilvl w:val="0"/>
              <w:numId w:val="1"/>
            </w:numPr>
            <w:spacing w:after="0" w:afterAutospacing="0" w:line="276" w:lineRule="auto"/>
            <w:ind w:left="720" w:hanging="360"/>
            <w:jc w:val="both"/>
            <w:rPr>
              <w:del w:author="Claudia Tarantola" w:id="0" w:date="2024-10-14T14:08:08Z"/>
              <w:rFonts w:ascii="Times New Roman" w:cs="Times New Roman" w:eastAsia="Times New Roman" w:hAnsi="Times New Roman"/>
              <w:sz w:val="32"/>
              <w:szCs w:val="32"/>
            </w:rPr>
          </w:pPr>
          <w:sdt>
            <w:sdtPr>
              <w:tag w:val="goog_rdk_73"/>
            </w:sdtPr>
            <w:sdtContent>
              <w:del w:author="Claudia Tarantola" w:id="0" w:date="2024-10-14T14:08:08Z"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32"/>
                    <w:szCs w:val="32"/>
                    <w:rtl w:val="0"/>
                  </w:rPr>
                  <w:delText xml:space="preserve">Wu, X., Xu, D., Yuan, S., &amp; Zhang, L. (2022). Fair Data Generation and Machine Learning Through Generative Adversarial Networks. In Intelligent Systems Reference Library (ISRL), Volume 217.</w:delText>
                </w:r>
              </w:del>
            </w:sdtContent>
          </w:sdt>
        </w:p>
      </w:sdtContent>
    </w:sdt>
    <w:sdt>
      <w:sdtPr>
        <w:tag w:val="goog_rdk_76"/>
      </w:sdtPr>
      <w:sdtContent>
        <w:p w:rsidR="00000000" w:rsidDel="00000000" w:rsidP="00000000" w:rsidRDefault="00000000" w:rsidRPr="00000000" w14:paraId="00000026">
          <w:pPr>
            <w:numPr>
              <w:ilvl w:val="0"/>
              <w:numId w:val="1"/>
            </w:numPr>
            <w:spacing w:after="0" w:afterAutospacing="0" w:before="0" w:beforeAutospacing="0" w:line="276" w:lineRule="auto"/>
            <w:ind w:left="720" w:hanging="360"/>
            <w:jc w:val="both"/>
            <w:rPr>
              <w:del w:author="Claudia Tarantola" w:id="0" w:date="2024-10-14T14:08:08Z"/>
              <w:rFonts w:ascii="Times New Roman" w:cs="Times New Roman" w:eastAsia="Times New Roman" w:hAnsi="Times New Roman"/>
              <w:sz w:val="32"/>
              <w:szCs w:val="32"/>
            </w:rPr>
          </w:pPr>
          <w:sdt>
            <w:sdtPr>
              <w:tag w:val="goog_rdk_75"/>
            </w:sdtPr>
            <w:sdtContent>
              <w:del w:author="Claudia Tarantola" w:id="0" w:date="2024-10-14T14:08:08Z"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32"/>
                    <w:szCs w:val="32"/>
                    <w:rtl w:val="0"/>
                  </w:rPr>
                  <w:delText xml:space="preserve">Wu, T., Jiang, Y., Wang, H., Qian, T., Liu, R., &amp; Chen, X. (2023a). Prompt-based Continuous Learning Enhances Performance and Efficiency of Large Language Models. arXiv preprint arXiv:2305.04767.</w:delText>
                </w:r>
              </w:del>
            </w:sdtContent>
          </w:sdt>
        </w:p>
      </w:sdtContent>
    </w:sdt>
    <w:sdt>
      <w:sdtPr>
        <w:tag w:val="goog_rdk_78"/>
      </w:sdtPr>
      <w:sdtContent>
        <w:p w:rsidR="00000000" w:rsidDel="00000000" w:rsidP="00000000" w:rsidRDefault="00000000" w:rsidRPr="00000000" w14:paraId="00000027">
          <w:pPr>
            <w:numPr>
              <w:ilvl w:val="0"/>
              <w:numId w:val="1"/>
            </w:numPr>
            <w:spacing w:after="0" w:afterAutospacing="0" w:line="276" w:lineRule="auto"/>
            <w:ind w:left="720" w:hanging="360"/>
            <w:jc w:val="both"/>
            <w:rPr>
              <w:del w:author="Claudia Tarantola" w:id="0" w:date="2024-10-14T14:08:08Z"/>
              <w:rFonts w:ascii="Times New Roman" w:cs="Times New Roman" w:eastAsia="Times New Roman" w:hAnsi="Times New Roman"/>
              <w:sz w:val="32"/>
              <w:szCs w:val="32"/>
            </w:rPr>
          </w:pPr>
          <w:sdt>
            <w:sdtPr>
              <w:tag w:val="goog_rdk_77"/>
            </w:sdtPr>
            <w:sdtContent>
              <w:del w:author="Claudia Tarantola" w:id="0" w:date="2024-10-14T14:08:08Z"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32"/>
                    <w:szCs w:val="32"/>
                    <w:rtl w:val="0"/>
                  </w:rPr>
                  <w:delText xml:space="preserve">Wu, S., Irsoy, O., Lu, S., Dabravolski, V., Dredze, M., Gehrmann, S., Kambadur, P., Rosenberg, D., &amp; Mann, G. (2023b). BloombergGPT: A Large Language Model for Finance. arXiv preprint arXiv:2303.17564.</w:delText>
                </w:r>
                <w:r w:rsidDel="00000000" w:rsidR="00000000" w:rsidRPr="00000000">
                  <w:fldChar w:fldCharType="begin"/>
                </w:r>
                <w:r w:rsidDel="00000000" w:rsidR="00000000" w:rsidRPr="00000000">
                  <w:delInstrText xml:space="preserve">HYPERLINK "https://huggingface.co/papers/2303.17564"</w:delInstrText>
                </w:r>
                <w:r w:rsidDel="00000000" w:rsidR="00000000" w:rsidRPr="00000000">
                  <w:fldChar w:fldCharType="separate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32"/>
                    <w:szCs w:val="32"/>
                    <w:rtl w:val="0"/>
                  </w:rPr>
                  <w:delText xml:space="preserve"> </w:delText>
                </w:r>
                <w:r w:rsidDel="00000000" w:rsidR="00000000" w:rsidRPr="00000000">
                  <w:fldChar w:fldCharType="end"/>
                </w:r>
                <w:r w:rsidDel="00000000" w:rsidR="00000000" w:rsidRPr="00000000">
                  <w:fldChar w:fldCharType="begin"/>
                </w:r>
                <w:r w:rsidDel="00000000" w:rsidR="00000000" w:rsidRPr="00000000">
                  <w:delInstrText xml:space="preserve">HYPERLINK "https://huggingface.co/papers/2303.17564"</w:delInstrText>
                </w:r>
                <w:r w:rsidDel="00000000" w:rsidR="00000000" w:rsidRPr="00000000">
                  <w:fldChar w:fldCharType="separate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155cc"/>
                    <w:sz w:val="32"/>
                    <w:szCs w:val="32"/>
                    <w:u w:val="single"/>
                    <w:rtl w:val="0"/>
                  </w:rPr>
                  <w:delText xml:space="preserve">https://huggingface.co/papers/2303.17564</w:delText>
                </w:r>
                <w:r w:rsidDel="00000000" w:rsidR="00000000" w:rsidRPr="00000000">
                  <w:fldChar w:fldCharType="end"/>
                </w:r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sdt>
      <w:sdtPr>
        <w:tag w:val="goog_rdk_80"/>
      </w:sdtPr>
      <w:sdtContent>
        <w:p w:rsidR="00000000" w:rsidDel="00000000" w:rsidP="00000000" w:rsidRDefault="00000000" w:rsidRPr="00000000" w14:paraId="00000028">
          <w:pPr>
            <w:numPr>
              <w:ilvl w:val="0"/>
              <w:numId w:val="1"/>
            </w:numPr>
            <w:spacing w:after="0" w:afterAutospacing="0" w:before="0" w:beforeAutospacing="0" w:line="276" w:lineRule="auto"/>
            <w:ind w:left="720" w:hanging="360"/>
            <w:jc w:val="both"/>
            <w:rPr>
              <w:del w:author="Claudia Tarantola" w:id="0" w:date="2024-10-14T14:08:08Z"/>
              <w:rFonts w:ascii="Times New Roman" w:cs="Times New Roman" w:eastAsia="Times New Roman" w:hAnsi="Times New Roman"/>
              <w:sz w:val="32"/>
              <w:szCs w:val="32"/>
            </w:rPr>
          </w:pPr>
          <w:sdt>
            <w:sdtPr>
              <w:tag w:val="goog_rdk_79"/>
            </w:sdtPr>
            <w:sdtContent>
              <w:del w:author="Claudia Tarantola" w:id="0" w:date="2024-10-14T14:08:08Z"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32"/>
                    <w:szCs w:val="32"/>
                    <w:rtl w:val="0"/>
                  </w:rPr>
                  <w:delText xml:space="preserve">Xie, Y., Katsis, Y., Ren, J., Sun, H., Shen, Y., &amp; Kumar, A. (2023). Explain, edit, and understand: Rethinking user interaction with machine learning. In Proceedings of the 2023 CHI Conference on Human Factors in Computing Systems (pp. 1-18).</w:delText>
                </w:r>
              </w:del>
            </w:sdtContent>
          </w:sdt>
        </w:p>
      </w:sdtContent>
    </w:sdt>
    <w:sdt>
      <w:sdtPr>
        <w:tag w:val="goog_rdk_82"/>
      </w:sdtPr>
      <w:sdtContent>
        <w:p w:rsidR="00000000" w:rsidDel="00000000" w:rsidP="00000000" w:rsidRDefault="00000000" w:rsidRPr="00000000" w14:paraId="00000029">
          <w:pPr>
            <w:numPr>
              <w:ilvl w:val="0"/>
              <w:numId w:val="1"/>
            </w:numPr>
            <w:spacing w:after="0" w:afterAutospacing="0" w:before="0" w:beforeAutospacing="0" w:line="276" w:lineRule="auto"/>
            <w:ind w:left="720" w:hanging="360"/>
            <w:jc w:val="both"/>
            <w:rPr>
              <w:del w:author="Claudia Tarantola" w:id="0" w:date="2024-10-14T14:08:08Z"/>
              <w:rFonts w:ascii="Times New Roman" w:cs="Times New Roman" w:eastAsia="Times New Roman" w:hAnsi="Times New Roman"/>
              <w:sz w:val="32"/>
              <w:szCs w:val="32"/>
            </w:rPr>
          </w:pPr>
          <w:sdt>
            <w:sdtPr>
              <w:tag w:val="goog_rdk_81"/>
            </w:sdtPr>
            <w:sdtContent>
              <w:del w:author="Claudia Tarantola" w:id="0" w:date="2024-10-14T14:08:08Z"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32"/>
                    <w:szCs w:val="32"/>
                    <w:rtl w:val="0"/>
                  </w:rPr>
                  <w:delText xml:space="preserve">Zhao, Z., Wallace, E., Feng, S., Klein, D., &amp; Singh, S. (2023a). Calibrate before use: Improving few-shot performance of language models. In International Conference on Machine Learning (pp. 41725-41752). PMLR.</w:delText>
                </w:r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sdt>
      <w:sdtPr>
        <w:tag w:val="goog_rdk_84"/>
      </w:sdtPr>
      <w:sdtContent>
        <w:p w:rsidR="00000000" w:rsidDel="00000000" w:rsidP="00000000" w:rsidRDefault="00000000" w:rsidRPr="00000000" w14:paraId="0000002A">
          <w:pPr>
            <w:numPr>
              <w:ilvl w:val="0"/>
              <w:numId w:val="1"/>
            </w:numPr>
            <w:spacing w:line="276" w:lineRule="auto"/>
            <w:ind w:left="720" w:hanging="360"/>
            <w:jc w:val="both"/>
            <w:rPr>
              <w:del w:author="Claudia Tarantola" w:id="0" w:date="2024-10-14T14:08:08Z"/>
              <w:rFonts w:ascii="Times New Roman" w:cs="Times New Roman" w:eastAsia="Times New Roman" w:hAnsi="Times New Roman"/>
              <w:sz w:val="32"/>
              <w:szCs w:val="32"/>
            </w:rPr>
          </w:pPr>
          <w:sdt>
            <w:sdtPr>
              <w:tag w:val="goog_rdk_83"/>
            </w:sdtPr>
            <w:sdtContent>
              <w:del w:author="Claudia Tarantola" w:id="0" w:date="2024-10-14T14:08:08Z"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32"/>
                    <w:szCs w:val="32"/>
                    <w:rtl w:val="0"/>
                  </w:rPr>
                  <w:delText xml:space="preserve">Zhao, W. X., Zhou, K., Li, J., Tang, T., Wang, X., Hou, Y., ... Wen, J.-R. (2023b). A Survey of Large Language Models. arXiv preprint, 2303.18223.</w:delText>
                </w:r>
              </w:del>
            </w:sdtContent>
          </w:sdt>
        </w:p>
      </w:sdtContent>
    </w:sdt>
    <w:sdt>
      <w:sdtPr>
        <w:tag w:val="goog_rdk_86"/>
      </w:sdtPr>
      <w:sdtContent>
        <w:p w:rsidR="00000000" w:rsidDel="00000000" w:rsidP="00000000" w:rsidRDefault="00000000" w:rsidRPr="00000000" w14:paraId="0000002B">
          <w:pPr>
            <w:spacing w:line="276" w:lineRule="auto"/>
            <w:jc w:val="both"/>
            <w:rPr>
              <w:rFonts w:ascii="Times New Roman" w:cs="Times New Roman" w:eastAsia="Times New Roman" w:hAnsi="Times New Roman"/>
              <w:sz w:val="32"/>
              <w:szCs w:val="32"/>
              <w:rPrChange w:author="Claudia Tarantola" w:id="1" w:date="2024-10-14T14:08:08Z">
                <w:rPr>
                  <w:rFonts w:ascii="Times New Roman" w:cs="Times New Roman" w:eastAsia="Times New Roman" w:hAnsi="Times New Roman"/>
                  <w:sz w:val="32"/>
                  <w:szCs w:val="32"/>
                </w:rPr>
              </w:rPrChange>
            </w:rPr>
          </w:pPr>
          <w:sdt>
            <w:sdtPr>
              <w:tag w:val="goog_rdk_85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88"/>
      </w:sdtPr>
      <w:sdtContent>
        <w:p w:rsidR="00000000" w:rsidDel="00000000" w:rsidP="00000000" w:rsidRDefault="00000000" w:rsidRPr="00000000" w14:paraId="0000002C">
          <w:pPr>
            <w:spacing w:after="240" w:before="240" w:line="240" w:lineRule="auto"/>
            <w:rPr>
              <w:rFonts w:ascii="Times New Roman" w:cs="Times New Roman" w:eastAsia="Times New Roman" w:hAnsi="Times New Roman"/>
              <w:sz w:val="32"/>
              <w:szCs w:val="32"/>
              <w:rPrChange w:author="Claudia Tarantola" w:id="1" w:date="2024-10-14T14:08:08Z">
                <w:rPr>
                  <w:rFonts w:ascii="Times New Roman" w:cs="Times New Roman" w:eastAsia="Times New Roman" w:hAnsi="Times New Roman"/>
                  <w:sz w:val="32"/>
                  <w:szCs w:val="32"/>
                </w:rPr>
              </w:rPrChange>
            </w:rPr>
          </w:pPr>
          <w:sdt>
            <w:sdtPr>
              <w:tag w:val="goog_rdk_87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90"/>
      </w:sdtPr>
      <w:sdtContent>
        <w:p w:rsidR="00000000" w:rsidDel="00000000" w:rsidP="00000000" w:rsidRDefault="00000000" w:rsidRPr="00000000" w14:paraId="0000002D">
          <w:pPr>
            <w:spacing w:after="240" w:before="240" w:line="240" w:lineRule="auto"/>
            <w:rPr>
              <w:rFonts w:ascii="Times New Roman" w:cs="Times New Roman" w:eastAsia="Times New Roman" w:hAnsi="Times New Roman"/>
              <w:sz w:val="32"/>
              <w:szCs w:val="32"/>
              <w:rPrChange w:author="Claudia Tarantola" w:id="1" w:date="2024-10-14T14:08:08Z">
                <w:rPr>
                  <w:rFonts w:ascii="Times New Roman" w:cs="Times New Roman" w:eastAsia="Times New Roman" w:hAnsi="Times New Roman"/>
                  <w:sz w:val="32"/>
                  <w:szCs w:val="32"/>
                </w:rPr>
              </w:rPrChange>
            </w:rPr>
          </w:pPr>
          <w:sdt>
            <w:sdtPr>
              <w:tag w:val="goog_rdk_89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92"/>
      </w:sdtPr>
      <w:sdtContent>
        <w:p w:rsidR="00000000" w:rsidDel="00000000" w:rsidP="00000000" w:rsidRDefault="00000000" w:rsidRPr="00000000" w14:paraId="0000002E">
          <w:pPr>
            <w:spacing w:line="240" w:lineRule="auto"/>
            <w:rPr>
              <w:rFonts w:ascii="Times New Roman" w:cs="Times New Roman" w:eastAsia="Times New Roman" w:hAnsi="Times New Roman"/>
              <w:sz w:val="32"/>
              <w:szCs w:val="32"/>
              <w:rPrChange w:author="Claudia Tarantola" w:id="1" w:date="2024-10-14T14:08:08Z">
                <w:rPr>
                  <w:rFonts w:ascii="Times New Roman" w:cs="Times New Roman" w:eastAsia="Times New Roman" w:hAnsi="Times New Roman"/>
                  <w:sz w:val="32"/>
                  <w:szCs w:val="32"/>
                </w:rPr>
              </w:rPrChange>
            </w:rPr>
          </w:pPr>
          <w:sdt>
            <w:sdtPr>
              <w:tag w:val="goog_rdk_9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32"/>
                  <w:szCs w:val="32"/>
                  <w:rtl w:val="0"/>
                  <w:rPrChange w:author="Claudia Tarantola" w:id="1" w:date="2024-10-14T14:08:08Z">
                    <w:rPr>
                      <w:rFonts w:ascii="Times New Roman" w:cs="Times New Roman" w:eastAsia="Times New Roman" w:hAnsi="Times New Roman"/>
                      <w:sz w:val="32"/>
                      <w:szCs w:val="32"/>
                    </w:rPr>
                  </w:rPrChange>
                </w:rPr>
                <w:t xml:space="preserve">1.</w:t>
                <w:tab/>
                <w:t xml:space="preserve">Arrieta et al.(2020). Explainable Artificial Intelligence: Concepts taxonomies opportunities and challenges toward responsible AI. Inf.Fusion 58,82-115.</w:t>
              </w:r>
            </w:sdtContent>
          </w:sdt>
        </w:p>
      </w:sdtContent>
    </w:sdt>
    <w:sdt>
      <w:sdtPr>
        <w:tag w:val="goog_rdk_94"/>
      </w:sdtPr>
      <w:sdtContent>
        <w:p w:rsidR="00000000" w:rsidDel="00000000" w:rsidP="00000000" w:rsidRDefault="00000000" w:rsidRPr="00000000" w14:paraId="0000002F">
          <w:pPr>
            <w:spacing w:line="240" w:lineRule="auto"/>
            <w:rPr>
              <w:rFonts w:ascii="Times New Roman" w:cs="Times New Roman" w:eastAsia="Times New Roman" w:hAnsi="Times New Roman"/>
              <w:sz w:val="32"/>
              <w:szCs w:val="32"/>
              <w:rPrChange w:author="Claudia Tarantola" w:id="1" w:date="2024-10-14T14:08:08Z">
                <w:rPr>
                  <w:rFonts w:ascii="Times New Roman" w:cs="Times New Roman" w:eastAsia="Times New Roman" w:hAnsi="Times New Roman"/>
                  <w:sz w:val="32"/>
                  <w:szCs w:val="32"/>
                </w:rPr>
              </w:rPrChange>
            </w:rPr>
          </w:pPr>
          <w:sdt>
            <w:sdtPr>
              <w:tag w:val="goog_rdk_9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32"/>
                  <w:szCs w:val="32"/>
                  <w:rtl w:val="0"/>
                  <w:rPrChange w:author="Claudia Tarantola" w:id="1" w:date="2024-10-14T14:08:08Z">
                    <w:rPr>
                      <w:rFonts w:ascii="Times New Roman" w:cs="Times New Roman" w:eastAsia="Times New Roman" w:hAnsi="Times New Roman"/>
                      <w:sz w:val="32"/>
                      <w:szCs w:val="32"/>
                    </w:rPr>
                  </w:rPrChange>
                </w:rPr>
                <w:t xml:space="preserve">2.</w:t>
                <w:tab/>
                <w:t xml:space="preserve">Almeyda and Darmansya(2019). The influence of environmental, social, and governance disclosure on firm financial performance. IPTEK Journal of Proceedings Series, (5), 278-290.</w:t>
              </w:r>
            </w:sdtContent>
          </w:sdt>
        </w:p>
      </w:sdtContent>
    </w:sdt>
    <w:sdt>
      <w:sdtPr>
        <w:tag w:val="goog_rdk_96"/>
      </w:sdtPr>
      <w:sdtContent>
        <w:p w:rsidR="00000000" w:rsidDel="00000000" w:rsidP="00000000" w:rsidRDefault="00000000" w:rsidRPr="00000000" w14:paraId="00000030">
          <w:pPr>
            <w:spacing w:line="240" w:lineRule="auto"/>
            <w:rPr>
              <w:rFonts w:ascii="Times New Roman" w:cs="Times New Roman" w:eastAsia="Times New Roman" w:hAnsi="Times New Roman"/>
              <w:sz w:val="32"/>
              <w:szCs w:val="32"/>
              <w:rPrChange w:author="Claudia Tarantola" w:id="1" w:date="2024-10-14T14:08:08Z">
                <w:rPr>
                  <w:rFonts w:ascii="Times New Roman" w:cs="Times New Roman" w:eastAsia="Times New Roman" w:hAnsi="Times New Roman"/>
                  <w:sz w:val="32"/>
                  <w:szCs w:val="32"/>
                </w:rPr>
              </w:rPrChange>
            </w:rPr>
          </w:pPr>
          <w:sdt>
            <w:sdtPr>
              <w:tag w:val="goog_rdk_9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32"/>
                  <w:szCs w:val="32"/>
                  <w:rtl w:val="0"/>
                  <w:rPrChange w:author="Claudia Tarantola" w:id="1" w:date="2024-10-14T14:08:08Z">
                    <w:rPr>
                      <w:rFonts w:ascii="Times New Roman" w:cs="Times New Roman" w:eastAsia="Times New Roman" w:hAnsi="Times New Roman"/>
                      <w:sz w:val="32"/>
                      <w:szCs w:val="32"/>
                    </w:rPr>
                  </w:rPrChange>
                </w:rPr>
                <w:t xml:space="preserve">3.</w:t>
                <w:tab/>
                <w:t xml:space="preserve">CCAF &amp; WEF.(2020). Transforming Paradigms: A Global AI in Financial Services Survey.</w:t>
              </w:r>
            </w:sdtContent>
          </w:sdt>
        </w:p>
      </w:sdtContent>
    </w:sdt>
    <w:sdt>
      <w:sdtPr>
        <w:tag w:val="goog_rdk_98"/>
      </w:sdtPr>
      <w:sdtContent>
        <w:p w:rsidR="00000000" w:rsidDel="00000000" w:rsidP="00000000" w:rsidRDefault="00000000" w:rsidRPr="00000000" w14:paraId="00000031">
          <w:pPr>
            <w:spacing w:line="240" w:lineRule="auto"/>
            <w:rPr>
              <w:rFonts w:ascii="Times New Roman" w:cs="Times New Roman" w:eastAsia="Times New Roman" w:hAnsi="Times New Roman"/>
              <w:sz w:val="32"/>
              <w:szCs w:val="32"/>
              <w:rPrChange w:author="Claudia Tarantola" w:id="1" w:date="2024-10-14T14:08:08Z">
                <w:rPr>
                  <w:rFonts w:ascii="Times New Roman" w:cs="Times New Roman" w:eastAsia="Times New Roman" w:hAnsi="Times New Roman"/>
                  <w:sz w:val="32"/>
                  <w:szCs w:val="32"/>
                </w:rPr>
              </w:rPrChange>
            </w:rPr>
          </w:pPr>
          <w:sdt>
            <w:sdtPr>
              <w:tag w:val="goog_rdk_9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32"/>
                  <w:szCs w:val="32"/>
                  <w:rtl w:val="0"/>
                  <w:rPrChange w:author="Claudia Tarantola" w:id="1" w:date="2024-10-14T14:08:08Z">
                    <w:rPr>
                      <w:rFonts w:ascii="Times New Roman" w:cs="Times New Roman" w:eastAsia="Times New Roman" w:hAnsi="Times New Roman"/>
                      <w:sz w:val="32"/>
                      <w:szCs w:val="32"/>
                    </w:rPr>
                  </w:rPrChange>
                </w:rPr>
                <w:t xml:space="preserve">4.</w:t>
                <w:tab/>
                <w:t xml:space="preserve">Cao(2022). AI in finance: challenges, techniques and opportunities. ACM_Comput.Surv, 55(3),1-35.</w:t>
              </w:r>
            </w:sdtContent>
          </w:sdt>
        </w:p>
      </w:sdtContent>
    </w:sdt>
    <w:sdt>
      <w:sdtPr>
        <w:tag w:val="goog_rdk_100"/>
      </w:sdtPr>
      <w:sdtContent>
        <w:p w:rsidR="00000000" w:rsidDel="00000000" w:rsidP="00000000" w:rsidRDefault="00000000" w:rsidRPr="00000000" w14:paraId="00000032">
          <w:pPr>
            <w:spacing w:line="240" w:lineRule="auto"/>
            <w:rPr>
              <w:rFonts w:ascii="Times New Roman" w:cs="Times New Roman" w:eastAsia="Times New Roman" w:hAnsi="Times New Roman"/>
              <w:sz w:val="32"/>
              <w:szCs w:val="32"/>
              <w:rPrChange w:author="Claudia Tarantola" w:id="1" w:date="2024-10-14T14:08:08Z">
                <w:rPr>
                  <w:rFonts w:ascii="Times New Roman" w:cs="Times New Roman" w:eastAsia="Times New Roman" w:hAnsi="Times New Roman"/>
                  <w:sz w:val="32"/>
                  <w:szCs w:val="32"/>
                </w:rPr>
              </w:rPrChange>
            </w:rPr>
          </w:pPr>
          <w:sdt>
            <w:sdtPr>
              <w:tag w:val="goog_rdk_9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32"/>
                  <w:szCs w:val="32"/>
                  <w:rtl w:val="0"/>
                  <w:rPrChange w:author="Claudia Tarantola" w:id="1" w:date="2024-10-14T14:08:08Z">
                    <w:rPr>
                      <w:rFonts w:ascii="Times New Roman" w:cs="Times New Roman" w:eastAsia="Times New Roman" w:hAnsi="Times New Roman"/>
                      <w:sz w:val="32"/>
                      <w:szCs w:val="32"/>
                    </w:rPr>
                  </w:rPrChange>
                </w:rPr>
                <w:t xml:space="preserve">5.</w:t>
                <w:tab/>
                <w:t xml:space="preserve">Davidson et al. (2023). Racial bias in hate speech and abusive language detection datasets. WALO(25-35).</w:t>
              </w:r>
            </w:sdtContent>
          </w:sdt>
        </w:p>
      </w:sdtContent>
    </w:sdt>
    <w:sdt>
      <w:sdtPr>
        <w:tag w:val="goog_rdk_102"/>
      </w:sdtPr>
      <w:sdtContent>
        <w:p w:rsidR="00000000" w:rsidDel="00000000" w:rsidP="00000000" w:rsidRDefault="00000000" w:rsidRPr="00000000" w14:paraId="00000033">
          <w:pPr>
            <w:spacing w:line="240" w:lineRule="auto"/>
            <w:rPr>
              <w:rFonts w:ascii="Times New Roman" w:cs="Times New Roman" w:eastAsia="Times New Roman" w:hAnsi="Times New Roman"/>
              <w:sz w:val="32"/>
              <w:szCs w:val="32"/>
              <w:rPrChange w:author="Claudia Tarantola" w:id="1" w:date="2024-10-14T14:08:08Z">
                <w:rPr>
                  <w:rFonts w:ascii="Times New Roman" w:cs="Times New Roman" w:eastAsia="Times New Roman" w:hAnsi="Times New Roman"/>
                  <w:sz w:val="32"/>
                  <w:szCs w:val="32"/>
                </w:rPr>
              </w:rPrChange>
            </w:rPr>
          </w:pPr>
          <w:sdt>
            <w:sdtPr>
              <w:tag w:val="goog_rdk_10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32"/>
                  <w:szCs w:val="32"/>
                  <w:rtl w:val="0"/>
                  <w:rPrChange w:author="Claudia Tarantola" w:id="1" w:date="2024-10-14T14:08:08Z">
                    <w:rPr>
                      <w:rFonts w:ascii="Times New Roman" w:cs="Times New Roman" w:eastAsia="Times New Roman" w:hAnsi="Times New Roman"/>
                      <w:sz w:val="32"/>
                      <w:szCs w:val="32"/>
                    </w:rPr>
                  </w:rPrChange>
                </w:rPr>
                <w:t xml:space="preserve">6.</w:t>
                <w:tab/>
                <w:t xml:space="preserve">Dazeley et al.(2021). Levels of explainable artificial intelligence for human-aligned conversational explanations. Artif.Intell. 299 103525.</w:t>
              </w:r>
            </w:sdtContent>
          </w:sdt>
        </w:p>
      </w:sdtContent>
    </w:sdt>
    <w:sdt>
      <w:sdtPr>
        <w:tag w:val="goog_rdk_104"/>
      </w:sdtPr>
      <w:sdtContent>
        <w:p w:rsidR="00000000" w:rsidDel="00000000" w:rsidP="00000000" w:rsidRDefault="00000000" w:rsidRPr="00000000" w14:paraId="00000034">
          <w:pPr>
            <w:spacing w:line="240" w:lineRule="auto"/>
            <w:rPr>
              <w:rFonts w:ascii="Times New Roman" w:cs="Times New Roman" w:eastAsia="Times New Roman" w:hAnsi="Times New Roman"/>
              <w:sz w:val="32"/>
              <w:szCs w:val="32"/>
              <w:rPrChange w:author="Claudia Tarantola" w:id="1" w:date="2024-10-14T14:08:08Z">
                <w:rPr>
                  <w:rFonts w:ascii="Times New Roman" w:cs="Times New Roman" w:eastAsia="Times New Roman" w:hAnsi="Times New Roman"/>
                  <w:sz w:val="32"/>
                  <w:szCs w:val="32"/>
                </w:rPr>
              </w:rPrChange>
            </w:rPr>
          </w:pPr>
          <w:sdt>
            <w:sdtPr>
              <w:tag w:val="goog_rdk_10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32"/>
                  <w:szCs w:val="32"/>
                  <w:rtl w:val="0"/>
                  <w:rPrChange w:author="Claudia Tarantola" w:id="1" w:date="2024-10-14T14:08:08Z">
                    <w:rPr>
                      <w:rFonts w:ascii="Times New Roman" w:cs="Times New Roman" w:eastAsia="Times New Roman" w:hAnsi="Times New Roman"/>
                      <w:sz w:val="32"/>
                      <w:szCs w:val="32"/>
                    </w:rPr>
                  </w:rPrChange>
                </w:rPr>
                <w:t xml:space="preserve">7.</w:t>
                <w:tab/>
                <w:t xml:space="preserve">Dingli &amp; Fournier(2017). Financial time series forecasting–a deep learning approach. JMCL 7(5) 118-122.</w:t>
              </w:r>
            </w:sdtContent>
          </w:sdt>
        </w:p>
      </w:sdtContent>
    </w:sdt>
    <w:sdt>
      <w:sdtPr>
        <w:tag w:val="goog_rdk_106"/>
      </w:sdtPr>
      <w:sdtContent>
        <w:p w:rsidR="00000000" w:rsidDel="00000000" w:rsidP="00000000" w:rsidRDefault="00000000" w:rsidRPr="00000000" w14:paraId="00000035">
          <w:pPr>
            <w:spacing w:line="240" w:lineRule="auto"/>
            <w:rPr>
              <w:rFonts w:ascii="Times New Roman" w:cs="Times New Roman" w:eastAsia="Times New Roman" w:hAnsi="Times New Roman"/>
              <w:sz w:val="32"/>
              <w:szCs w:val="32"/>
              <w:rPrChange w:author="Claudia Tarantola" w:id="1" w:date="2024-10-14T14:08:08Z">
                <w:rPr>
                  <w:rFonts w:ascii="Times New Roman" w:cs="Times New Roman" w:eastAsia="Times New Roman" w:hAnsi="Times New Roman"/>
                  <w:sz w:val="32"/>
                  <w:szCs w:val="32"/>
                </w:rPr>
              </w:rPrChange>
            </w:rPr>
          </w:pPr>
          <w:sdt>
            <w:sdtPr>
              <w:tag w:val="goog_rdk_10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32"/>
                  <w:szCs w:val="32"/>
                  <w:rtl w:val="0"/>
                  <w:rPrChange w:author="Claudia Tarantola" w:id="1" w:date="2024-10-14T14:08:08Z">
                    <w:rPr>
                      <w:rFonts w:ascii="Times New Roman" w:cs="Times New Roman" w:eastAsia="Times New Roman" w:hAnsi="Times New Roman"/>
                      <w:sz w:val="32"/>
                      <w:szCs w:val="32"/>
                    </w:rPr>
                  </w:rPrChange>
                </w:rPr>
                <w:t xml:space="preserve">8.</w:t>
                <w:tab/>
                <w:t xml:space="preserve">UN DESA(2023). The 17 Goals.</w:t>
              </w:r>
            </w:sdtContent>
          </w:sdt>
        </w:p>
      </w:sdtContent>
    </w:sdt>
    <w:sdt>
      <w:sdtPr>
        <w:tag w:val="goog_rdk_108"/>
      </w:sdtPr>
      <w:sdtContent>
        <w:p w:rsidR="00000000" w:rsidDel="00000000" w:rsidP="00000000" w:rsidRDefault="00000000" w:rsidRPr="00000000" w14:paraId="00000036">
          <w:pPr>
            <w:spacing w:line="240" w:lineRule="auto"/>
            <w:rPr>
              <w:rFonts w:ascii="Times New Roman" w:cs="Times New Roman" w:eastAsia="Times New Roman" w:hAnsi="Times New Roman"/>
              <w:sz w:val="32"/>
              <w:szCs w:val="32"/>
              <w:rPrChange w:author="Claudia Tarantola" w:id="1" w:date="2024-10-14T14:08:08Z">
                <w:rPr>
                  <w:rFonts w:ascii="Times New Roman" w:cs="Times New Roman" w:eastAsia="Times New Roman" w:hAnsi="Times New Roman"/>
                  <w:sz w:val="32"/>
                  <w:szCs w:val="32"/>
                </w:rPr>
              </w:rPrChange>
            </w:rPr>
          </w:pPr>
          <w:sdt>
            <w:sdtPr>
              <w:tag w:val="goog_rdk_10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32"/>
                  <w:szCs w:val="32"/>
                  <w:rtl w:val="0"/>
                  <w:rPrChange w:author="Claudia Tarantola" w:id="1" w:date="2024-10-14T14:08:08Z">
                    <w:rPr>
                      <w:rFonts w:ascii="Times New Roman" w:cs="Times New Roman" w:eastAsia="Times New Roman" w:hAnsi="Times New Roman"/>
                      <w:sz w:val="32"/>
                      <w:szCs w:val="32"/>
                    </w:rPr>
                  </w:rPrChange>
                </w:rPr>
                <w:t xml:space="preserve">9.</w:t>
                <w:tab/>
                <w:t xml:space="preserve">DG Research and Innovation(2021). European Innovation Scoreboard.</w:t>
              </w:r>
            </w:sdtContent>
          </w:sdt>
        </w:p>
      </w:sdtContent>
    </w:sdt>
    <w:sdt>
      <w:sdtPr>
        <w:tag w:val="goog_rdk_110"/>
      </w:sdtPr>
      <w:sdtContent>
        <w:p w:rsidR="00000000" w:rsidDel="00000000" w:rsidP="00000000" w:rsidRDefault="00000000" w:rsidRPr="00000000" w14:paraId="00000037">
          <w:pPr>
            <w:spacing w:line="240" w:lineRule="auto"/>
            <w:rPr>
              <w:rFonts w:ascii="Times New Roman" w:cs="Times New Roman" w:eastAsia="Times New Roman" w:hAnsi="Times New Roman"/>
              <w:sz w:val="32"/>
              <w:szCs w:val="32"/>
              <w:rPrChange w:author="Claudia Tarantola" w:id="1" w:date="2024-10-14T14:08:08Z">
                <w:rPr>
                  <w:rFonts w:ascii="Times New Roman" w:cs="Times New Roman" w:eastAsia="Times New Roman" w:hAnsi="Times New Roman"/>
                  <w:sz w:val="32"/>
                  <w:szCs w:val="32"/>
                </w:rPr>
              </w:rPrChange>
            </w:rPr>
          </w:pPr>
          <w:sdt>
            <w:sdtPr>
              <w:tag w:val="goog_rdk_10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32"/>
                  <w:szCs w:val="32"/>
                  <w:rtl w:val="0"/>
                  <w:rPrChange w:author="Claudia Tarantola" w:id="1" w:date="2024-10-14T14:08:08Z">
                    <w:rPr>
                      <w:rFonts w:ascii="Times New Roman" w:cs="Times New Roman" w:eastAsia="Times New Roman" w:hAnsi="Times New Roman"/>
                      <w:sz w:val="32"/>
                      <w:szCs w:val="32"/>
                    </w:rPr>
                  </w:rPrChange>
                </w:rPr>
                <w:t xml:space="preserve">10.</w:t>
                <w:tab/>
                <w:t xml:space="preserve">EC(2019). The European Green Deal.</w:t>
              </w:r>
            </w:sdtContent>
          </w:sdt>
        </w:p>
      </w:sdtContent>
    </w:sdt>
    <w:sdt>
      <w:sdtPr>
        <w:tag w:val="goog_rdk_112"/>
      </w:sdtPr>
      <w:sdtContent>
        <w:p w:rsidR="00000000" w:rsidDel="00000000" w:rsidP="00000000" w:rsidRDefault="00000000" w:rsidRPr="00000000" w14:paraId="00000038">
          <w:pPr>
            <w:spacing w:line="240" w:lineRule="auto"/>
            <w:rPr>
              <w:rFonts w:ascii="Times New Roman" w:cs="Times New Roman" w:eastAsia="Times New Roman" w:hAnsi="Times New Roman"/>
              <w:sz w:val="32"/>
              <w:szCs w:val="32"/>
              <w:rPrChange w:author="Claudia Tarantola" w:id="1" w:date="2024-10-14T14:08:08Z">
                <w:rPr>
                  <w:rFonts w:ascii="Times New Roman" w:cs="Times New Roman" w:eastAsia="Times New Roman" w:hAnsi="Times New Roman"/>
                  <w:sz w:val="32"/>
                  <w:szCs w:val="32"/>
                </w:rPr>
              </w:rPrChange>
            </w:rPr>
          </w:pPr>
          <w:sdt>
            <w:sdtPr>
              <w:tag w:val="goog_rdk_11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32"/>
                  <w:szCs w:val="32"/>
                  <w:rtl w:val="0"/>
                  <w:rPrChange w:author="Claudia Tarantola" w:id="1" w:date="2024-10-14T14:08:08Z">
                    <w:rPr>
                      <w:rFonts w:ascii="Times New Roman" w:cs="Times New Roman" w:eastAsia="Times New Roman" w:hAnsi="Times New Roman"/>
                      <w:sz w:val="32"/>
                      <w:szCs w:val="32"/>
                    </w:rPr>
                  </w:rPrChange>
                </w:rPr>
                <w:t xml:space="preserve">11.</w:t>
                <w:tab/>
                <w:t xml:space="preserve">EC(2020a). A European strategy for data.</w:t>
              </w:r>
            </w:sdtContent>
          </w:sdt>
        </w:p>
      </w:sdtContent>
    </w:sdt>
    <w:sdt>
      <w:sdtPr>
        <w:tag w:val="goog_rdk_114"/>
      </w:sdtPr>
      <w:sdtContent>
        <w:p w:rsidR="00000000" w:rsidDel="00000000" w:rsidP="00000000" w:rsidRDefault="00000000" w:rsidRPr="00000000" w14:paraId="00000039">
          <w:pPr>
            <w:spacing w:line="240" w:lineRule="auto"/>
            <w:rPr>
              <w:rFonts w:ascii="Times New Roman" w:cs="Times New Roman" w:eastAsia="Times New Roman" w:hAnsi="Times New Roman"/>
              <w:sz w:val="32"/>
              <w:szCs w:val="32"/>
              <w:rPrChange w:author="Claudia Tarantola" w:id="1" w:date="2024-10-14T14:08:08Z">
                <w:rPr>
                  <w:rFonts w:ascii="Times New Roman" w:cs="Times New Roman" w:eastAsia="Times New Roman" w:hAnsi="Times New Roman"/>
                  <w:sz w:val="32"/>
                  <w:szCs w:val="32"/>
                </w:rPr>
              </w:rPrChange>
            </w:rPr>
          </w:pPr>
          <w:sdt>
            <w:sdtPr>
              <w:tag w:val="goog_rdk_11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32"/>
                  <w:szCs w:val="32"/>
                  <w:rtl w:val="0"/>
                  <w:rPrChange w:author="Claudia Tarantola" w:id="1" w:date="2024-10-14T14:08:08Z">
                    <w:rPr>
                      <w:rFonts w:ascii="Times New Roman" w:cs="Times New Roman" w:eastAsia="Times New Roman" w:hAnsi="Times New Roman"/>
                      <w:sz w:val="32"/>
                      <w:szCs w:val="32"/>
                    </w:rPr>
                  </w:rPrChange>
                </w:rPr>
                <w:t xml:space="preserve">12.</w:t>
                <w:tab/>
                <w:t xml:space="preserve">EC(2020b). Digital Finance Package.</w:t>
              </w:r>
            </w:sdtContent>
          </w:sdt>
        </w:p>
      </w:sdtContent>
    </w:sdt>
    <w:sdt>
      <w:sdtPr>
        <w:tag w:val="goog_rdk_116"/>
      </w:sdtPr>
      <w:sdtContent>
        <w:p w:rsidR="00000000" w:rsidDel="00000000" w:rsidP="00000000" w:rsidRDefault="00000000" w:rsidRPr="00000000" w14:paraId="0000003A">
          <w:pPr>
            <w:spacing w:line="240" w:lineRule="auto"/>
            <w:rPr>
              <w:rFonts w:ascii="Times New Roman" w:cs="Times New Roman" w:eastAsia="Times New Roman" w:hAnsi="Times New Roman"/>
              <w:sz w:val="32"/>
              <w:szCs w:val="32"/>
              <w:rPrChange w:author="Claudia Tarantola" w:id="1" w:date="2024-10-14T14:08:08Z">
                <w:rPr>
                  <w:rFonts w:ascii="Times New Roman" w:cs="Times New Roman" w:eastAsia="Times New Roman" w:hAnsi="Times New Roman"/>
                  <w:sz w:val="32"/>
                  <w:szCs w:val="32"/>
                </w:rPr>
              </w:rPrChange>
            </w:rPr>
          </w:pPr>
          <w:sdt>
            <w:sdtPr>
              <w:tag w:val="goog_rdk_11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32"/>
                  <w:szCs w:val="32"/>
                  <w:rtl w:val="0"/>
                  <w:rPrChange w:author="Claudia Tarantola" w:id="1" w:date="2024-10-14T14:08:08Z">
                    <w:rPr>
                      <w:rFonts w:ascii="Times New Roman" w:cs="Times New Roman" w:eastAsia="Times New Roman" w:hAnsi="Times New Roman"/>
                      <w:sz w:val="32"/>
                      <w:szCs w:val="32"/>
                    </w:rPr>
                  </w:rPrChange>
                </w:rPr>
                <w:t xml:space="preserve">13.</w:t>
                <w:tab/>
                <w:t xml:space="preserve">EC(2023a). European approach to artificial intelligence.</w:t>
              </w:r>
            </w:sdtContent>
          </w:sdt>
        </w:p>
      </w:sdtContent>
    </w:sdt>
    <w:sdt>
      <w:sdtPr>
        <w:tag w:val="goog_rdk_118"/>
      </w:sdtPr>
      <w:sdtContent>
        <w:p w:rsidR="00000000" w:rsidDel="00000000" w:rsidP="00000000" w:rsidRDefault="00000000" w:rsidRPr="00000000" w14:paraId="0000003B">
          <w:pPr>
            <w:spacing w:line="240" w:lineRule="auto"/>
            <w:rPr>
              <w:rFonts w:ascii="Times New Roman" w:cs="Times New Roman" w:eastAsia="Times New Roman" w:hAnsi="Times New Roman"/>
              <w:sz w:val="32"/>
              <w:szCs w:val="32"/>
              <w:rPrChange w:author="Claudia Tarantola" w:id="1" w:date="2024-10-14T14:08:08Z">
                <w:rPr>
                  <w:rFonts w:ascii="Times New Roman" w:cs="Times New Roman" w:eastAsia="Times New Roman" w:hAnsi="Times New Roman"/>
                  <w:sz w:val="32"/>
                  <w:szCs w:val="32"/>
                </w:rPr>
              </w:rPrChange>
            </w:rPr>
          </w:pPr>
          <w:sdt>
            <w:sdtPr>
              <w:tag w:val="goog_rdk_11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32"/>
                  <w:szCs w:val="32"/>
                  <w:rtl w:val="0"/>
                  <w:rPrChange w:author="Claudia Tarantola" w:id="1" w:date="2024-10-14T14:08:08Z">
                    <w:rPr>
                      <w:rFonts w:ascii="Times New Roman" w:cs="Times New Roman" w:eastAsia="Times New Roman" w:hAnsi="Times New Roman"/>
                      <w:sz w:val="32"/>
                      <w:szCs w:val="32"/>
                    </w:rPr>
                  </w:rPrChange>
                </w:rPr>
                <w:t xml:space="preserve">14.</w:t>
                <w:tab/>
                <w:t xml:space="preserve">EC(2023b). EU blockchain strategy. Digital Strategy.</w:t>
              </w:r>
            </w:sdtContent>
          </w:sdt>
        </w:p>
      </w:sdtContent>
    </w:sdt>
    <w:sdt>
      <w:sdtPr>
        <w:tag w:val="goog_rdk_120"/>
      </w:sdtPr>
      <w:sdtContent>
        <w:p w:rsidR="00000000" w:rsidDel="00000000" w:rsidP="00000000" w:rsidRDefault="00000000" w:rsidRPr="00000000" w14:paraId="0000003C">
          <w:pPr>
            <w:spacing w:line="240" w:lineRule="auto"/>
            <w:rPr>
              <w:rFonts w:ascii="Times New Roman" w:cs="Times New Roman" w:eastAsia="Times New Roman" w:hAnsi="Times New Roman"/>
              <w:sz w:val="32"/>
              <w:szCs w:val="32"/>
              <w:rPrChange w:author="Claudia Tarantola" w:id="1" w:date="2024-10-14T14:08:08Z">
                <w:rPr>
                  <w:rFonts w:ascii="Times New Roman" w:cs="Times New Roman" w:eastAsia="Times New Roman" w:hAnsi="Times New Roman"/>
                  <w:sz w:val="32"/>
                  <w:szCs w:val="32"/>
                </w:rPr>
              </w:rPrChange>
            </w:rPr>
          </w:pPr>
          <w:sdt>
            <w:sdtPr>
              <w:tag w:val="goog_rdk_11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32"/>
                  <w:szCs w:val="32"/>
                  <w:rtl w:val="0"/>
                  <w:rPrChange w:author="Claudia Tarantola" w:id="1" w:date="2024-10-14T14:08:08Z">
                    <w:rPr>
                      <w:rFonts w:ascii="Times New Roman" w:cs="Times New Roman" w:eastAsia="Times New Roman" w:hAnsi="Times New Roman"/>
                      <w:sz w:val="32"/>
                      <w:szCs w:val="32"/>
                    </w:rPr>
                  </w:rPrChange>
                </w:rPr>
                <w:t xml:space="preserve">15.</w:t>
                <w:tab/>
                <w:t xml:space="preserve">Gunning et al.(2019). XAI—Explainable artificial intelligence. Sci. Robot. 4(37).</w:t>
              </w:r>
            </w:sdtContent>
          </w:sdt>
        </w:p>
      </w:sdtContent>
    </w:sdt>
    <w:sdt>
      <w:sdtPr>
        <w:tag w:val="goog_rdk_122"/>
      </w:sdtPr>
      <w:sdtContent>
        <w:p w:rsidR="00000000" w:rsidDel="00000000" w:rsidP="00000000" w:rsidRDefault="00000000" w:rsidRPr="00000000" w14:paraId="0000003D">
          <w:pPr>
            <w:spacing w:line="240" w:lineRule="auto"/>
            <w:rPr>
              <w:rFonts w:ascii="Times New Roman" w:cs="Times New Roman" w:eastAsia="Times New Roman" w:hAnsi="Times New Roman"/>
              <w:sz w:val="32"/>
              <w:szCs w:val="32"/>
              <w:rPrChange w:author="Claudia Tarantola" w:id="1" w:date="2024-10-14T14:08:08Z">
                <w:rPr>
                  <w:rFonts w:ascii="Times New Roman" w:cs="Times New Roman" w:eastAsia="Times New Roman" w:hAnsi="Times New Roman"/>
                  <w:sz w:val="32"/>
                  <w:szCs w:val="32"/>
                </w:rPr>
              </w:rPrChange>
            </w:rPr>
          </w:pPr>
          <w:sdt>
            <w:sdtPr>
              <w:tag w:val="goog_rdk_12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32"/>
                  <w:szCs w:val="32"/>
                  <w:rtl w:val="0"/>
                  <w:rPrChange w:author="Claudia Tarantola" w:id="1" w:date="2024-10-14T14:08:08Z">
                    <w:rPr>
                      <w:rFonts w:ascii="Times New Roman" w:cs="Times New Roman" w:eastAsia="Times New Roman" w:hAnsi="Times New Roman"/>
                      <w:sz w:val="32"/>
                      <w:szCs w:val="32"/>
                    </w:rPr>
                  </w:rPrChange>
                </w:rPr>
                <w:t xml:space="preserve">16.</w:t>
                <w:tab/>
                <w:t xml:space="preserve">Hadi et al.(2023). Investigating the Effectiveness of Large Language Models in Sentiment Analysis. Electronics 12(6) 1441.</w:t>
              </w:r>
            </w:sdtContent>
          </w:sdt>
        </w:p>
      </w:sdtContent>
    </w:sdt>
    <w:sdt>
      <w:sdtPr>
        <w:tag w:val="goog_rdk_124"/>
      </w:sdtPr>
      <w:sdtContent>
        <w:p w:rsidR="00000000" w:rsidDel="00000000" w:rsidP="00000000" w:rsidRDefault="00000000" w:rsidRPr="00000000" w14:paraId="0000003E">
          <w:pPr>
            <w:spacing w:line="240" w:lineRule="auto"/>
            <w:rPr>
              <w:rFonts w:ascii="Times New Roman" w:cs="Times New Roman" w:eastAsia="Times New Roman" w:hAnsi="Times New Roman"/>
              <w:sz w:val="32"/>
              <w:szCs w:val="32"/>
              <w:rPrChange w:author="Claudia Tarantola" w:id="1" w:date="2024-10-14T14:08:08Z">
                <w:rPr>
                  <w:rFonts w:ascii="Times New Roman" w:cs="Times New Roman" w:eastAsia="Times New Roman" w:hAnsi="Times New Roman"/>
                  <w:sz w:val="32"/>
                  <w:szCs w:val="32"/>
                </w:rPr>
              </w:rPrChange>
            </w:rPr>
          </w:pPr>
          <w:sdt>
            <w:sdtPr>
              <w:tag w:val="goog_rdk_12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32"/>
                  <w:szCs w:val="32"/>
                  <w:rtl w:val="0"/>
                  <w:rPrChange w:author="Claudia Tarantola" w:id="1" w:date="2024-10-14T14:08:08Z">
                    <w:rPr>
                      <w:rFonts w:ascii="Times New Roman" w:cs="Times New Roman" w:eastAsia="Times New Roman" w:hAnsi="Times New Roman"/>
                      <w:sz w:val="32"/>
                      <w:szCs w:val="32"/>
                    </w:rPr>
                  </w:rPrChange>
                </w:rPr>
                <w:t xml:space="preserve">17.</w:t>
                <w:tab/>
                <w:t xml:space="preserve">Hidasi &amp; Gáspár-Papanek(2011). ShiftTree: An interpretable model-based approach for time series classification. ECML PKDD 48-64</w:t>
              </w:r>
            </w:sdtContent>
          </w:sdt>
        </w:p>
      </w:sdtContent>
    </w:sdt>
    <w:sdt>
      <w:sdtPr>
        <w:tag w:val="goog_rdk_126"/>
      </w:sdtPr>
      <w:sdtContent>
        <w:p w:rsidR="00000000" w:rsidDel="00000000" w:rsidP="00000000" w:rsidRDefault="00000000" w:rsidRPr="00000000" w14:paraId="0000003F">
          <w:pPr>
            <w:spacing w:line="240" w:lineRule="auto"/>
            <w:rPr>
              <w:rFonts w:ascii="Times New Roman" w:cs="Times New Roman" w:eastAsia="Times New Roman" w:hAnsi="Times New Roman"/>
              <w:sz w:val="32"/>
              <w:szCs w:val="32"/>
              <w:rPrChange w:author="Claudia Tarantola" w:id="1" w:date="2024-10-14T14:08:08Z">
                <w:rPr>
                  <w:rFonts w:ascii="Times New Roman" w:cs="Times New Roman" w:eastAsia="Times New Roman" w:hAnsi="Times New Roman"/>
                  <w:sz w:val="32"/>
                  <w:szCs w:val="32"/>
                </w:rPr>
              </w:rPrChange>
            </w:rPr>
          </w:pPr>
          <w:sdt>
            <w:sdtPr>
              <w:tag w:val="goog_rdk_12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32"/>
                  <w:szCs w:val="32"/>
                  <w:rtl w:val="0"/>
                  <w:rPrChange w:author="Claudia Tarantola" w:id="1" w:date="2024-10-14T14:08:08Z">
                    <w:rPr>
                      <w:rFonts w:ascii="Times New Roman" w:cs="Times New Roman" w:eastAsia="Times New Roman" w:hAnsi="Times New Roman"/>
                      <w:sz w:val="32"/>
                      <w:szCs w:val="32"/>
                    </w:rPr>
                  </w:rPrChange>
                </w:rPr>
                <w:t xml:space="preserve">18.</w:t>
                <w:tab/>
                <w:t xml:space="preserve">Hsu et al.(2017). Unsupervised learning of disentangled and interpretable representations from sequential data. NeurIPS 30.</w:t>
              </w:r>
            </w:sdtContent>
          </w:sdt>
        </w:p>
      </w:sdtContent>
    </w:sdt>
    <w:sdt>
      <w:sdtPr>
        <w:tag w:val="goog_rdk_128"/>
      </w:sdtPr>
      <w:sdtContent>
        <w:p w:rsidR="00000000" w:rsidDel="00000000" w:rsidP="00000000" w:rsidRDefault="00000000" w:rsidRPr="00000000" w14:paraId="00000040">
          <w:pPr>
            <w:spacing w:line="240" w:lineRule="auto"/>
            <w:rPr>
              <w:rFonts w:ascii="Times New Roman" w:cs="Times New Roman" w:eastAsia="Times New Roman" w:hAnsi="Times New Roman"/>
              <w:sz w:val="32"/>
              <w:szCs w:val="32"/>
              <w:rPrChange w:author="Claudia Tarantola" w:id="1" w:date="2024-10-14T14:08:08Z">
                <w:rPr>
                  <w:rFonts w:ascii="Times New Roman" w:cs="Times New Roman" w:eastAsia="Times New Roman" w:hAnsi="Times New Roman"/>
                  <w:sz w:val="32"/>
                  <w:szCs w:val="32"/>
                </w:rPr>
              </w:rPrChange>
            </w:rPr>
          </w:pPr>
          <w:sdt>
            <w:sdtPr>
              <w:tag w:val="goog_rdk_12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32"/>
                  <w:szCs w:val="32"/>
                  <w:rtl w:val="0"/>
                  <w:rPrChange w:author="Claudia Tarantola" w:id="1" w:date="2024-10-14T14:08:08Z">
                    <w:rPr>
                      <w:rFonts w:ascii="Times New Roman" w:cs="Times New Roman" w:eastAsia="Times New Roman" w:hAnsi="Times New Roman"/>
                      <w:sz w:val="32"/>
                      <w:szCs w:val="32"/>
                    </w:rPr>
                  </w:rPrChange>
                </w:rPr>
                <w:t xml:space="preserve">19.</w:t>
                <w:tab/>
                <w:t xml:space="preserve">Hulsen(2023). Explainable AI in Life Sciences and Healthcare. Artif.Intell.Med. 103652.</w:t>
              </w:r>
            </w:sdtContent>
          </w:sdt>
        </w:p>
      </w:sdtContent>
    </w:sdt>
    <w:sdt>
      <w:sdtPr>
        <w:tag w:val="goog_rdk_130"/>
      </w:sdtPr>
      <w:sdtContent>
        <w:p w:rsidR="00000000" w:rsidDel="00000000" w:rsidP="00000000" w:rsidRDefault="00000000" w:rsidRPr="00000000" w14:paraId="00000041">
          <w:pPr>
            <w:spacing w:line="240" w:lineRule="auto"/>
            <w:rPr>
              <w:rFonts w:ascii="Times New Roman" w:cs="Times New Roman" w:eastAsia="Times New Roman" w:hAnsi="Times New Roman"/>
              <w:sz w:val="32"/>
              <w:szCs w:val="32"/>
              <w:rPrChange w:author="Claudia Tarantola" w:id="1" w:date="2024-10-14T14:08:08Z">
                <w:rPr>
                  <w:rFonts w:ascii="Times New Roman" w:cs="Times New Roman" w:eastAsia="Times New Roman" w:hAnsi="Times New Roman"/>
                  <w:sz w:val="32"/>
                  <w:szCs w:val="32"/>
                </w:rPr>
              </w:rPrChange>
            </w:rPr>
          </w:pPr>
          <w:sdt>
            <w:sdtPr>
              <w:tag w:val="goog_rdk_12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32"/>
                  <w:szCs w:val="32"/>
                  <w:rtl w:val="0"/>
                  <w:rPrChange w:author="Claudia Tarantola" w:id="1" w:date="2024-10-14T14:08:08Z">
                    <w:rPr>
                      <w:rFonts w:ascii="Times New Roman" w:cs="Times New Roman" w:eastAsia="Times New Roman" w:hAnsi="Times New Roman"/>
                      <w:sz w:val="32"/>
                      <w:szCs w:val="32"/>
                    </w:rPr>
                  </w:rPrChange>
                </w:rPr>
                <w:t xml:space="preserve">20.</w:t>
                <w:tab/>
                <w:t xml:space="preserve">IBM(2023). AI Fairness 360 Open Source Toolkit.</w:t>
              </w:r>
            </w:sdtContent>
          </w:sdt>
        </w:p>
      </w:sdtContent>
    </w:sdt>
    <w:sdt>
      <w:sdtPr>
        <w:tag w:val="goog_rdk_132"/>
      </w:sdtPr>
      <w:sdtContent>
        <w:p w:rsidR="00000000" w:rsidDel="00000000" w:rsidP="00000000" w:rsidRDefault="00000000" w:rsidRPr="00000000" w14:paraId="00000042">
          <w:pPr>
            <w:spacing w:line="240" w:lineRule="auto"/>
            <w:rPr>
              <w:rFonts w:ascii="Times New Roman" w:cs="Times New Roman" w:eastAsia="Times New Roman" w:hAnsi="Times New Roman"/>
              <w:sz w:val="32"/>
              <w:szCs w:val="32"/>
              <w:rPrChange w:author="Claudia Tarantola" w:id="1" w:date="2024-10-14T14:08:08Z">
                <w:rPr>
                  <w:rFonts w:ascii="Times New Roman" w:cs="Times New Roman" w:eastAsia="Times New Roman" w:hAnsi="Times New Roman"/>
                  <w:sz w:val="32"/>
                  <w:szCs w:val="32"/>
                </w:rPr>
              </w:rPrChange>
            </w:rPr>
          </w:pPr>
          <w:sdt>
            <w:sdtPr>
              <w:tag w:val="goog_rdk_13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32"/>
                  <w:szCs w:val="32"/>
                  <w:rtl w:val="0"/>
                  <w:rPrChange w:author="Claudia Tarantola" w:id="1" w:date="2024-10-14T14:08:08Z">
                    <w:rPr>
                      <w:rFonts w:ascii="Times New Roman" w:cs="Times New Roman" w:eastAsia="Times New Roman" w:hAnsi="Times New Roman"/>
                      <w:sz w:val="32"/>
                      <w:szCs w:val="32"/>
                    </w:rPr>
                  </w:rPrChange>
                </w:rPr>
                <w:t xml:space="preserve">21.</w:t>
                <w:tab/>
                <w:t xml:space="preserve">Lee &amp; Kim(2023). Environmental social and governance (ESG) ratings: A comparative analysis of major ESG rating providers. Sustainability 15(2)1541.</w:t>
              </w:r>
            </w:sdtContent>
          </w:sdt>
        </w:p>
      </w:sdtContent>
    </w:sdt>
    <w:sdt>
      <w:sdtPr>
        <w:tag w:val="goog_rdk_134"/>
      </w:sdtPr>
      <w:sdtContent>
        <w:p w:rsidR="00000000" w:rsidDel="00000000" w:rsidP="00000000" w:rsidRDefault="00000000" w:rsidRPr="00000000" w14:paraId="00000043">
          <w:pPr>
            <w:spacing w:line="240" w:lineRule="auto"/>
            <w:rPr>
              <w:rFonts w:ascii="Times New Roman" w:cs="Times New Roman" w:eastAsia="Times New Roman" w:hAnsi="Times New Roman"/>
              <w:sz w:val="32"/>
              <w:szCs w:val="32"/>
              <w:rPrChange w:author="Claudia Tarantola" w:id="1" w:date="2024-10-14T14:08:08Z">
                <w:rPr>
                  <w:rFonts w:ascii="Times New Roman" w:cs="Times New Roman" w:eastAsia="Times New Roman" w:hAnsi="Times New Roman"/>
                  <w:sz w:val="32"/>
                  <w:szCs w:val="32"/>
                </w:rPr>
              </w:rPrChange>
            </w:rPr>
          </w:pPr>
          <w:sdt>
            <w:sdtPr>
              <w:tag w:val="goog_rdk_13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32"/>
                  <w:szCs w:val="32"/>
                  <w:rtl w:val="0"/>
                  <w:rPrChange w:author="Claudia Tarantola" w:id="1" w:date="2024-10-14T14:08:08Z">
                    <w:rPr>
                      <w:rFonts w:ascii="Times New Roman" w:cs="Times New Roman" w:eastAsia="Times New Roman" w:hAnsi="Times New Roman"/>
                      <w:sz w:val="32"/>
                      <w:szCs w:val="32"/>
                    </w:rPr>
                  </w:rPrChange>
                </w:rPr>
                <w:t xml:space="preserve">22.</w:t>
                <w:tab/>
                <w:t xml:space="preserve">Linardatos et al.(2021). Explainable AI: A review of machine learning interpretability methods. Entropy 23(1)18.</w:t>
              </w:r>
            </w:sdtContent>
          </w:sdt>
        </w:p>
      </w:sdtContent>
    </w:sdt>
    <w:sdt>
      <w:sdtPr>
        <w:tag w:val="goog_rdk_136"/>
      </w:sdtPr>
      <w:sdtContent>
        <w:p w:rsidR="00000000" w:rsidDel="00000000" w:rsidP="00000000" w:rsidRDefault="00000000" w:rsidRPr="00000000" w14:paraId="00000044">
          <w:pPr>
            <w:spacing w:line="240" w:lineRule="auto"/>
            <w:rPr>
              <w:rFonts w:ascii="Times New Roman" w:cs="Times New Roman" w:eastAsia="Times New Roman" w:hAnsi="Times New Roman"/>
              <w:sz w:val="32"/>
              <w:szCs w:val="32"/>
              <w:rPrChange w:author="Claudia Tarantola" w:id="1" w:date="2024-10-14T14:08:08Z">
                <w:rPr>
                  <w:rFonts w:ascii="Times New Roman" w:cs="Times New Roman" w:eastAsia="Times New Roman" w:hAnsi="Times New Roman"/>
                  <w:sz w:val="32"/>
                  <w:szCs w:val="32"/>
                </w:rPr>
              </w:rPrChange>
            </w:rPr>
          </w:pPr>
          <w:sdt>
            <w:sdtPr>
              <w:tag w:val="goog_rdk_13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32"/>
                  <w:szCs w:val="32"/>
                  <w:rtl w:val="0"/>
                  <w:rPrChange w:author="Claudia Tarantola" w:id="1" w:date="2024-10-14T14:08:08Z">
                    <w:rPr>
                      <w:rFonts w:ascii="Times New Roman" w:cs="Times New Roman" w:eastAsia="Times New Roman" w:hAnsi="Times New Roman"/>
                      <w:sz w:val="32"/>
                      <w:szCs w:val="32"/>
                    </w:rPr>
                  </w:rPrChange>
                </w:rPr>
                <w:t xml:space="preserve">23.</w:t>
                <w:tab/>
                <w:t xml:space="preserve">Lipton et al.(2018). Does mitigating ML's impact disparity require treatment disparity? NeurIPS 31.</w:t>
              </w:r>
            </w:sdtContent>
          </w:sdt>
        </w:p>
      </w:sdtContent>
    </w:sdt>
    <w:sdt>
      <w:sdtPr>
        <w:tag w:val="goog_rdk_138"/>
      </w:sdtPr>
      <w:sdtContent>
        <w:p w:rsidR="00000000" w:rsidDel="00000000" w:rsidP="00000000" w:rsidRDefault="00000000" w:rsidRPr="00000000" w14:paraId="00000045">
          <w:pPr>
            <w:spacing w:line="240" w:lineRule="auto"/>
            <w:rPr>
              <w:rFonts w:ascii="Times New Roman" w:cs="Times New Roman" w:eastAsia="Times New Roman" w:hAnsi="Times New Roman"/>
              <w:sz w:val="32"/>
              <w:szCs w:val="32"/>
              <w:rPrChange w:author="Claudia Tarantola" w:id="1" w:date="2024-10-14T14:08:08Z">
                <w:rPr>
                  <w:rFonts w:ascii="Times New Roman" w:cs="Times New Roman" w:eastAsia="Times New Roman" w:hAnsi="Times New Roman"/>
                  <w:sz w:val="32"/>
                  <w:szCs w:val="32"/>
                </w:rPr>
              </w:rPrChange>
            </w:rPr>
          </w:pPr>
          <w:sdt>
            <w:sdtPr>
              <w:tag w:val="goog_rdk_13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32"/>
                  <w:szCs w:val="32"/>
                  <w:rtl w:val="0"/>
                  <w:rPrChange w:author="Claudia Tarantola" w:id="1" w:date="2024-10-14T14:08:08Z">
                    <w:rPr>
                      <w:rFonts w:ascii="Times New Roman" w:cs="Times New Roman" w:eastAsia="Times New Roman" w:hAnsi="Times New Roman"/>
                      <w:sz w:val="32"/>
                      <w:szCs w:val="32"/>
                    </w:rPr>
                  </w:rPrChange>
                </w:rPr>
                <w:t xml:space="preserve">24.</w:t>
                <w:tab/>
                <w:t xml:space="preserve">Louizos et al.(2015). The variational fair autoencoder. arXiv1511.00830.</w:t>
              </w:r>
            </w:sdtContent>
          </w:sdt>
        </w:p>
      </w:sdtContent>
    </w:sdt>
    <w:sdt>
      <w:sdtPr>
        <w:tag w:val="goog_rdk_140"/>
      </w:sdtPr>
      <w:sdtContent>
        <w:p w:rsidR="00000000" w:rsidDel="00000000" w:rsidP="00000000" w:rsidRDefault="00000000" w:rsidRPr="00000000" w14:paraId="00000046">
          <w:pPr>
            <w:spacing w:line="240" w:lineRule="auto"/>
            <w:rPr>
              <w:rFonts w:ascii="Times New Roman" w:cs="Times New Roman" w:eastAsia="Times New Roman" w:hAnsi="Times New Roman"/>
              <w:sz w:val="32"/>
              <w:szCs w:val="32"/>
              <w:rPrChange w:author="Claudia Tarantola" w:id="1" w:date="2024-10-14T14:08:08Z">
                <w:rPr>
                  <w:rFonts w:ascii="Times New Roman" w:cs="Times New Roman" w:eastAsia="Times New Roman" w:hAnsi="Times New Roman"/>
                  <w:sz w:val="32"/>
                  <w:szCs w:val="32"/>
                </w:rPr>
              </w:rPrChange>
            </w:rPr>
          </w:pPr>
          <w:sdt>
            <w:sdtPr>
              <w:tag w:val="goog_rdk_13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32"/>
                  <w:szCs w:val="32"/>
                  <w:rtl w:val="0"/>
                  <w:rPrChange w:author="Claudia Tarantola" w:id="1" w:date="2024-10-14T14:08:08Z">
                    <w:rPr>
                      <w:rFonts w:ascii="Times New Roman" w:cs="Times New Roman" w:eastAsia="Times New Roman" w:hAnsi="Times New Roman"/>
                      <w:sz w:val="32"/>
                      <w:szCs w:val="32"/>
                    </w:rPr>
                  </w:rPrChange>
                </w:rPr>
                <w:t xml:space="preserve">25.</w:t>
                <w:tab/>
                <w:t xml:space="preserve">Ouadrhiri et al.(2022). Differential privacy challenges and solutions in big data: A survey. J. King Saud Univ. Comput.Inf.Sci. 34(4) 1271-1282.</w:t>
              </w:r>
            </w:sdtContent>
          </w:sdt>
        </w:p>
      </w:sdtContent>
    </w:sdt>
    <w:sdt>
      <w:sdtPr>
        <w:tag w:val="goog_rdk_142"/>
      </w:sdtPr>
      <w:sdtContent>
        <w:p w:rsidR="00000000" w:rsidDel="00000000" w:rsidP="00000000" w:rsidRDefault="00000000" w:rsidRPr="00000000" w14:paraId="00000047">
          <w:pPr>
            <w:spacing w:line="240" w:lineRule="auto"/>
            <w:rPr>
              <w:rFonts w:ascii="Times New Roman" w:cs="Times New Roman" w:eastAsia="Times New Roman" w:hAnsi="Times New Roman"/>
              <w:sz w:val="32"/>
              <w:szCs w:val="32"/>
              <w:rPrChange w:author="Claudia Tarantola" w:id="1" w:date="2024-10-14T14:08:08Z">
                <w:rPr>
                  <w:rFonts w:ascii="Times New Roman" w:cs="Times New Roman" w:eastAsia="Times New Roman" w:hAnsi="Times New Roman"/>
                  <w:sz w:val="32"/>
                  <w:szCs w:val="32"/>
                </w:rPr>
              </w:rPrChange>
            </w:rPr>
          </w:pPr>
          <w:sdt>
            <w:sdtPr>
              <w:tag w:val="goog_rdk_14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32"/>
                  <w:szCs w:val="32"/>
                  <w:rtl w:val="0"/>
                  <w:rPrChange w:author="Claudia Tarantola" w:id="1" w:date="2024-10-14T14:08:08Z">
                    <w:rPr>
                      <w:rFonts w:ascii="Times New Roman" w:cs="Times New Roman" w:eastAsia="Times New Roman" w:hAnsi="Times New Roman"/>
                      <w:sz w:val="32"/>
                      <w:szCs w:val="32"/>
                    </w:rPr>
                  </w:rPrChange>
                </w:rPr>
                <w:t xml:space="preserve">26.</w:t>
                <w:tab/>
                <w:t xml:space="preserve">Prost et al.(2023). Causality-inspired group-balanced training for fair risk assessment. AAAI.</w:t>
              </w:r>
            </w:sdtContent>
          </w:sdt>
        </w:p>
      </w:sdtContent>
    </w:sdt>
    <w:sdt>
      <w:sdtPr>
        <w:tag w:val="goog_rdk_144"/>
      </w:sdtPr>
      <w:sdtContent>
        <w:p w:rsidR="00000000" w:rsidDel="00000000" w:rsidP="00000000" w:rsidRDefault="00000000" w:rsidRPr="00000000" w14:paraId="00000048">
          <w:pPr>
            <w:spacing w:line="240" w:lineRule="auto"/>
            <w:rPr>
              <w:rFonts w:ascii="Times New Roman" w:cs="Times New Roman" w:eastAsia="Times New Roman" w:hAnsi="Times New Roman"/>
              <w:sz w:val="32"/>
              <w:szCs w:val="32"/>
              <w:rPrChange w:author="Claudia Tarantola" w:id="1" w:date="2024-10-14T14:08:08Z">
                <w:rPr>
                  <w:rFonts w:ascii="Times New Roman" w:cs="Times New Roman" w:eastAsia="Times New Roman" w:hAnsi="Times New Roman"/>
                  <w:sz w:val="32"/>
                  <w:szCs w:val="32"/>
                </w:rPr>
              </w:rPrChange>
            </w:rPr>
          </w:pPr>
          <w:sdt>
            <w:sdtPr>
              <w:tag w:val="goog_rdk_14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32"/>
                  <w:szCs w:val="32"/>
                  <w:rtl w:val="0"/>
                  <w:rPrChange w:author="Claudia Tarantola" w:id="1" w:date="2024-10-14T14:08:08Z">
                    <w:rPr>
                      <w:rFonts w:ascii="Times New Roman" w:cs="Times New Roman" w:eastAsia="Times New Roman" w:hAnsi="Times New Roman"/>
                      <w:sz w:val="32"/>
                      <w:szCs w:val="32"/>
                    </w:rPr>
                  </w:rPrChange>
                </w:rPr>
                <w:t xml:space="preserve">27.</w:t>
                <w:tab/>
                <w:t xml:space="preserve">Saeed &amp; Omlin(2023) Explainable AI (XAI: A systematic meta-survey of current challenges and future opportunities. KBS(263  110273)</w:t>
              </w:r>
            </w:sdtContent>
          </w:sdt>
        </w:p>
      </w:sdtContent>
    </w:sdt>
    <w:sdt>
      <w:sdtPr>
        <w:tag w:val="goog_rdk_146"/>
      </w:sdtPr>
      <w:sdtContent>
        <w:p w:rsidR="00000000" w:rsidDel="00000000" w:rsidP="00000000" w:rsidRDefault="00000000" w:rsidRPr="00000000" w14:paraId="00000049">
          <w:pPr>
            <w:spacing w:line="240" w:lineRule="auto"/>
            <w:rPr>
              <w:rFonts w:ascii="Times New Roman" w:cs="Times New Roman" w:eastAsia="Times New Roman" w:hAnsi="Times New Roman"/>
              <w:sz w:val="32"/>
              <w:szCs w:val="32"/>
              <w:rPrChange w:author="Claudia Tarantola" w:id="1" w:date="2024-10-14T14:08:08Z">
                <w:rPr>
                  <w:rFonts w:ascii="Times New Roman" w:cs="Times New Roman" w:eastAsia="Times New Roman" w:hAnsi="Times New Roman"/>
                  <w:sz w:val="32"/>
                  <w:szCs w:val="32"/>
                </w:rPr>
              </w:rPrChange>
            </w:rPr>
          </w:pPr>
          <w:sdt>
            <w:sdtPr>
              <w:tag w:val="goog_rdk_14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32"/>
                  <w:szCs w:val="32"/>
                  <w:rtl w:val="0"/>
                  <w:rPrChange w:author="Claudia Tarantola" w:id="1" w:date="2024-10-14T14:08:08Z">
                    <w:rPr>
                      <w:rFonts w:ascii="Times New Roman" w:cs="Times New Roman" w:eastAsia="Times New Roman" w:hAnsi="Times New Roman"/>
                      <w:sz w:val="32"/>
                      <w:szCs w:val="32"/>
                    </w:rPr>
                  </w:rPrChange>
                </w:rPr>
                <w:t xml:space="preserve">28.</w:t>
                <w:tab/>
                <w:t xml:space="preserve">Schockaert et al.(2020). Deep learning for risk prediction in credit card fraud detection. IJCNN (1-8).</w:t>
              </w:r>
            </w:sdtContent>
          </w:sdt>
        </w:p>
      </w:sdtContent>
    </w:sdt>
    <w:sdt>
      <w:sdtPr>
        <w:tag w:val="goog_rdk_148"/>
      </w:sdtPr>
      <w:sdtContent>
        <w:p w:rsidR="00000000" w:rsidDel="00000000" w:rsidP="00000000" w:rsidRDefault="00000000" w:rsidRPr="00000000" w14:paraId="0000004A">
          <w:pPr>
            <w:spacing w:line="240" w:lineRule="auto"/>
            <w:rPr>
              <w:rFonts w:ascii="Times New Roman" w:cs="Times New Roman" w:eastAsia="Times New Roman" w:hAnsi="Times New Roman"/>
              <w:sz w:val="32"/>
              <w:szCs w:val="32"/>
              <w:rPrChange w:author="Claudia Tarantola" w:id="1" w:date="2024-10-14T14:08:08Z">
                <w:rPr>
                  <w:rFonts w:ascii="Times New Roman" w:cs="Times New Roman" w:eastAsia="Times New Roman" w:hAnsi="Times New Roman"/>
                  <w:sz w:val="32"/>
                  <w:szCs w:val="32"/>
                </w:rPr>
              </w:rPrChange>
            </w:rPr>
          </w:pPr>
          <w:sdt>
            <w:sdtPr>
              <w:tag w:val="goog_rdk_14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32"/>
                  <w:szCs w:val="32"/>
                  <w:rtl w:val="0"/>
                  <w:rPrChange w:author="Claudia Tarantola" w:id="1" w:date="2024-10-14T14:08:08Z">
                    <w:rPr>
                      <w:rFonts w:ascii="Times New Roman" w:cs="Times New Roman" w:eastAsia="Times New Roman" w:hAnsi="Times New Roman"/>
                      <w:sz w:val="32"/>
                      <w:szCs w:val="32"/>
                    </w:rPr>
                  </w:rPrChange>
                </w:rPr>
                <w:t xml:space="preserve">29.</w:t>
                <w:tab/>
                <w:t xml:space="preserve">Sen &amp; Mehtab(2021). A comparative study of optimized ANN models for stock price prediction. ICITA_2020 (67-77).</w:t>
              </w:r>
            </w:sdtContent>
          </w:sdt>
        </w:p>
      </w:sdtContent>
    </w:sdt>
    <w:sdt>
      <w:sdtPr>
        <w:tag w:val="goog_rdk_150"/>
      </w:sdtPr>
      <w:sdtContent>
        <w:p w:rsidR="00000000" w:rsidDel="00000000" w:rsidP="00000000" w:rsidRDefault="00000000" w:rsidRPr="00000000" w14:paraId="0000004B">
          <w:pPr>
            <w:spacing w:line="240" w:lineRule="auto"/>
            <w:rPr>
              <w:rFonts w:ascii="Times New Roman" w:cs="Times New Roman" w:eastAsia="Times New Roman" w:hAnsi="Times New Roman"/>
              <w:sz w:val="32"/>
              <w:szCs w:val="32"/>
              <w:rPrChange w:author="Claudia Tarantola" w:id="1" w:date="2024-10-14T14:08:08Z">
                <w:rPr>
                  <w:rFonts w:ascii="Times New Roman" w:cs="Times New Roman" w:eastAsia="Times New Roman" w:hAnsi="Times New Roman"/>
                  <w:sz w:val="32"/>
                  <w:szCs w:val="32"/>
                </w:rPr>
              </w:rPrChange>
            </w:rPr>
          </w:pPr>
          <w:sdt>
            <w:sdtPr>
              <w:tag w:val="goog_rdk_14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32"/>
                  <w:szCs w:val="32"/>
                  <w:rtl w:val="0"/>
                  <w:rPrChange w:author="Claudia Tarantola" w:id="1" w:date="2024-10-14T14:08:08Z">
                    <w:rPr>
                      <w:rFonts w:ascii="Times New Roman" w:cs="Times New Roman" w:eastAsia="Times New Roman" w:hAnsi="Times New Roman"/>
                      <w:sz w:val="32"/>
                      <w:szCs w:val="32"/>
                    </w:rPr>
                  </w:rPrChange>
                </w:rPr>
                <w:t xml:space="preserve">30.</w:t>
                <w:tab/>
                <w:t xml:space="preserve">Wu et al.(2022). Fair Data Generation and Machine Learning Through Gen Adversarial Networks. ISRL 217.</w:t>
              </w:r>
            </w:sdtContent>
          </w:sdt>
        </w:p>
      </w:sdtContent>
    </w:sdt>
    <w:sdt>
      <w:sdtPr>
        <w:tag w:val="goog_rdk_152"/>
      </w:sdtPr>
      <w:sdtContent>
        <w:p w:rsidR="00000000" w:rsidDel="00000000" w:rsidP="00000000" w:rsidRDefault="00000000" w:rsidRPr="00000000" w14:paraId="0000004C">
          <w:pPr>
            <w:spacing w:line="240" w:lineRule="auto"/>
            <w:rPr>
              <w:rFonts w:ascii="Times New Roman" w:cs="Times New Roman" w:eastAsia="Times New Roman" w:hAnsi="Times New Roman"/>
              <w:sz w:val="32"/>
              <w:szCs w:val="32"/>
              <w:rPrChange w:author="Claudia Tarantola" w:id="1" w:date="2024-10-14T14:08:08Z">
                <w:rPr>
                  <w:rFonts w:ascii="Times New Roman" w:cs="Times New Roman" w:eastAsia="Times New Roman" w:hAnsi="Times New Roman"/>
                  <w:sz w:val="32"/>
                  <w:szCs w:val="32"/>
                </w:rPr>
              </w:rPrChange>
            </w:rPr>
          </w:pPr>
          <w:sdt>
            <w:sdtPr>
              <w:tag w:val="goog_rdk_15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32"/>
                  <w:szCs w:val="32"/>
                  <w:rtl w:val="0"/>
                  <w:rPrChange w:author="Claudia Tarantola" w:id="1" w:date="2024-10-14T14:08:08Z">
                    <w:rPr>
                      <w:rFonts w:ascii="Times New Roman" w:cs="Times New Roman" w:eastAsia="Times New Roman" w:hAnsi="Times New Roman"/>
                      <w:sz w:val="32"/>
                      <w:szCs w:val="32"/>
                    </w:rPr>
                  </w:rPrChange>
                </w:rPr>
                <w:t xml:space="preserve">31.</w:t>
                <w:tab/>
                <w:t xml:space="preserve">Wu et al.(2023).  Prompt-based Continuous Learning Enhances Performance and Efficiency of Large Language Models. arXiv2305.04767.</w:t>
              </w:r>
            </w:sdtContent>
          </w:sdt>
        </w:p>
      </w:sdtContent>
    </w:sdt>
    <w:sdt>
      <w:sdtPr>
        <w:tag w:val="goog_rdk_154"/>
      </w:sdtPr>
      <w:sdtContent>
        <w:p w:rsidR="00000000" w:rsidDel="00000000" w:rsidP="00000000" w:rsidRDefault="00000000" w:rsidRPr="00000000" w14:paraId="0000004D">
          <w:pPr>
            <w:spacing w:line="240" w:lineRule="auto"/>
            <w:rPr>
              <w:rFonts w:ascii="Times New Roman" w:cs="Times New Roman" w:eastAsia="Times New Roman" w:hAnsi="Times New Roman"/>
              <w:sz w:val="32"/>
              <w:szCs w:val="32"/>
              <w:rPrChange w:author="Claudia Tarantola" w:id="1" w:date="2024-10-14T14:08:08Z">
                <w:rPr>
                  <w:rFonts w:ascii="Times New Roman" w:cs="Times New Roman" w:eastAsia="Times New Roman" w:hAnsi="Times New Roman"/>
                  <w:sz w:val="32"/>
                  <w:szCs w:val="32"/>
                </w:rPr>
              </w:rPrChange>
            </w:rPr>
          </w:pPr>
          <w:sdt>
            <w:sdtPr>
              <w:tag w:val="goog_rdk_15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32"/>
                  <w:szCs w:val="32"/>
                  <w:rtl w:val="0"/>
                  <w:rPrChange w:author="Claudia Tarantola" w:id="1" w:date="2024-10-14T14:08:08Z">
                    <w:rPr>
                      <w:rFonts w:ascii="Times New Roman" w:cs="Times New Roman" w:eastAsia="Times New Roman" w:hAnsi="Times New Roman"/>
                      <w:sz w:val="32"/>
                      <w:szCs w:val="32"/>
                    </w:rPr>
                  </w:rPrChange>
                </w:rPr>
                <w:t xml:space="preserve">32.</w:t>
                <w:tab/>
                <w:t xml:space="preserve">Xie et al.(2023).  Explain, edit, and understand: Rethinking user interaction with machine learning. CHI(1-18).</w:t>
              </w:r>
            </w:sdtContent>
          </w:sdt>
        </w:p>
      </w:sdtContent>
    </w:sdt>
    <w:sdt>
      <w:sdtPr>
        <w:tag w:val="goog_rdk_156"/>
      </w:sdtPr>
      <w:sdtContent>
        <w:p w:rsidR="00000000" w:rsidDel="00000000" w:rsidP="00000000" w:rsidRDefault="00000000" w:rsidRPr="00000000" w14:paraId="0000004E">
          <w:pPr>
            <w:spacing w:line="240" w:lineRule="auto"/>
            <w:rPr>
              <w:rFonts w:ascii="Times New Roman" w:cs="Times New Roman" w:eastAsia="Times New Roman" w:hAnsi="Times New Roman"/>
              <w:sz w:val="32"/>
              <w:szCs w:val="32"/>
              <w:rPrChange w:author="Claudia Tarantola" w:id="1" w:date="2024-10-14T14:08:08Z">
                <w:rPr>
                  <w:rFonts w:ascii="Times New Roman" w:cs="Times New Roman" w:eastAsia="Times New Roman" w:hAnsi="Times New Roman"/>
                  <w:sz w:val="32"/>
                  <w:szCs w:val="32"/>
                </w:rPr>
              </w:rPrChange>
            </w:rPr>
          </w:pPr>
          <w:sdt>
            <w:sdtPr>
              <w:tag w:val="goog_rdk_15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32"/>
                  <w:szCs w:val="32"/>
                  <w:rtl w:val="0"/>
                  <w:rPrChange w:author="Claudia Tarantola" w:id="1" w:date="2024-10-14T14:08:08Z">
                    <w:rPr>
                      <w:rFonts w:ascii="Times New Roman" w:cs="Times New Roman" w:eastAsia="Times New Roman" w:hAnsi="Times New Roman"/>
                      <w:sz w:val="32"/>
                      <w:szCs w:val="32"/>
                    </w:rPr>
                  </w:rPrChange>
                </w:rPr>
                <w:t xml:space="preserve">33.</w:t>
                <w:tab/>
                <w:t xml:space="preserve">Zhao et al.(2023a). Calibrate before use: Improving few-shot performance of language models. PMLR(41725-41752).</w:t>
              </w:r>
            </w:sdtContent>
          </w:sdt>
        </w:p>
      </w:sdtContent>
    </w:sdt>
    <w:sdt>
      <w:sdtPr>
        <w:tag w:val="goog_rdk_158"/>
      </w:sdtPr>
      <w:sdtContent>
        <w:p w:rsidR="00000000" w:rsidDel="00000000" w:rsidP="00000000" w:rsidRDefault="00000000" w:rsidRPr="00000000" w14:paraId="0000004F">
          <w:pPr>
            <w:spacing w:line="240" w:lineRule="auto"/>
            <w:rPr>
              <w:rFonts w:ascii="Times New Roman" w:cs="Times New Roman" w:eastAsia="Times New Roman" w:hAnsi="Times New Roman"/>
              <w:sz w:val="32"/>
              <w:szCs w:val="32"/>
              <w:rPrChange w:author="Claudia Tarantola" w:id="1" w:date="2024-10-14T14:08:08Z">
                <w:rPr>
                  <w:rFonts w:ascii="Times New Roman" w:cs="Times New Roman" w:eastAsia="Times New Roman" w:hAnsi="Times New Roman"/>
                  <w:sz w:val="32"/>
                  <w:szCs w:val="32"/>
                </w:rPr>
              </w:rPrChange>
            </w:rPr>
          </w:pPr>
          <w:sdt>
            <w:sdtPr>
              <w:tag w:val="goog_rdk_15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32"/>
                  <w:szCs w:val="32"/>
                  <w:rtl w:val="0"/>
                  <w:rPrChange w:author="Claudia Tarantola" w:id="1" w:date="2024-10-14T14:08:08Z">
                    <w:rPr>
                      <w:rFonts w:ascii="Times New Roman" w:cs="Times New Roman" w:eastAsia="Times New Roman" w:hAnsi="Times New Roman"/>
                      <w:sz w:val="32"/>
                      <w:szCs w:val="32"/>
                    </w:rPr>
                  </w:rPrChange>
                </w:rPr>
                <w:t xml:space="preserve">34.</w:t>
                <w:tab/>
                <w:t xml:space="preserve">Zhao et al.(2023b). A survey of large language models. arXiv2303.18223.</w:t>
              </w:r>
            </w:sdtContent>
          </w:sdt>
        </w:p>
      </w:sdtContent>
    </w:sdt>
    <w:sdt>
      <w:sdtPr>
        <w:tag w:val="goog_rdk_160"/>
      </w:sdtPr>
      <w:sdtContent>
        <w:p w:rsidR="00000000" w:rsidDel="00000000" w:rsidP="00000000" w:rsidRDefault="00000000" w:rsidRPr="00000000" w14:paraId="00000050">
          <w:pPr>
            <w:spacing w:line="240" w:lineRule="auto"/>
            <w:rPr>
              <w:rFonts w:ascii="Times New Roman" w:cs="Times New Roman" w:eastAsia="Times New Roman" w:hAnsi="Times New Roman"/>
              <w:sz w:val="32"/>
              <w:szCs w:val="32"/>
              <w:rPrChange w:author="Claudia Tarantola" w:id="1" w:date="2024-10-14T14:08:08Z">
                <w:rPr>
                  <w:rFonts w:ascii="Times New Roman" w:cs="Times New Roman" w:eastAsia="Times New Roman" w:hAnsi="Times New Roman"/>
                  <w:sz w:val="32"/>
                  <w:szCs w:val="32"/>
                </w:rPr>
              </w:rPrChange>
            </w:rPr>
          </w:pPr>
          <w:sdt>
            <w:sdtPr>
              <w:tag w:val="goog_rdk_159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laudia Tarantola" w:id="0" w:date="2024-10-08T13:05:20Z"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added this one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52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[%2]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[%3]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[%4]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[%5]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[%6]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[%7]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[%8]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[%9]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67wzlcEYVeF3bhHIxPQv9rqXvg==">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