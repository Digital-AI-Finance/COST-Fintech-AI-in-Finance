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WorkingDoc_Sections_1.1_1.2</w:t>
      </w:r>
    </w:p>
    <w:p w:rsidR="00000000" w:rsidDel="00000000" w:rsidP="00000000" w:rsidRDefault="00000000" w:rsidRPr="00000000" w14:paraId="00000002">
      <w:pPr>
        <w:jc w:val="left"/>
        <w:rPr>
          <w:b w:val="1"/>
          <w:bCs w:val="1"/>
          <w:sz w:val="26"/>
          <w:szCs w:val="26"/>
        </w:rPr>
      </w:pPr>
      <w:r w:rsidDel="00000000" w:rsidR="00000000" w:rsidRPr="00000000">
        <w:rPr>
          <w:rtl w:val="0"/>
        </w:rPr>
      </w:r>
    </w:p>
    <w:p w:rsidR="00000000" w:rsidDel="00000000" w:rsidP="00000000" w:rsidRDefault="00000000" w:rsidRPr="00000000" w14:paraId="00000003">
      <w:pPr>
        <w:pStyle w:val="Heading1"/>
        <w:rPr>
          <w:b w:val="1"/>
          <w:bCs w:val="1"/>
          <w:sz w:val="26"/>
          <w:szCs w:val="26"/>
        </w:rPr>
      </w:pPr>
      <w:bookmarkStart w:colFirst="0" w:colLast="0" w:name="_50ons22e0et5" w:id="0"/>
      <w:bookmarkEnd w:id="0"/>
      <w:r w:rsidDel="00000000" w:rsidR="00000000" w:rsidRPr="00000000">
        <w:rPr>
          <w:rtl w:val="0"/>
        </w:rPr>
        <w:t xml:space="preserve">Feedback Review:</w:t>
      </w:r>
      <w:r w:rsidDel="00000000" w:rsidR="00000000" w:rsidRPr="00000000">
        <w:rPr>
          <w:rtl w:val="0"/>
        </w:rPr>
      </w:r>
    </w:p>
    <w:p w:rsidR="00000000" w:rsidDel="00000000" w:rsidP="00000000" w:rsidRDefault="00000000" w:rsidRPr="00000000" w14:paraId="00000004">
      <w:pPr>
        <w:widowControl w:val="0"/>
        <w:spacing w:before="75" w:line="261" w:lineRule="auto"/>
        <w:ind w:left="80" w:firstLine="0"/>
        <w:rPr>
          <w:b w:val="1"/>
          <w:bCs w:val="1"/>
          <w:i w:val="1"/>
          <w:iCs w:val="1"/>
          <w:color w:val="333333"/>
          <w:sz w:val="16"/>
          <w:szCs w:val="16"/>
        </w:rPr>
      </w:pPr>
      <w:r w:rsidDel="00000000" w:rsidR="00000000" w:rsidRPr="00000000">
        <w:rPr>
          <w:b w:val="1"/>
          <w:bCs w:val="1"/>
          <w:i w:val="1"/>
          <w:iCs w:val="1"/>
          <w:color w:val="333333"/>
          <w:sz w:val="16"/>
          <w:szCs w:val="16"/>
          <w:rtl w:val="0"/>
        </w:rPr>
        <w:t xml:space="preserve">Q1 (we got a score of 4) - Does the proposal demonstrate a comprehensive command of the state of the art in the field and present a relevant and timely challenge?</w:t>
      </w:r>
    </w:p>
    <w:p w:rsidR="00000000" w:rsidDel="00000000" w:rsidP="00000000" w:rsidRDefault="00000000" w:rsidRPr="00000000" w14:paraId="00000005">
      <w:pPr>
        <w:widowControl w:val="0"/>
        <w:spacing w:before="76" w:line="240" w:lineRule="auto"/>
        <w:ind w:left="0" w:firstLine="0"/>
        <w:rPr>
          <w:i w:val="1"/>
          <w:iCs w:val="1"/>
          <w:color w:val="333333"/>
          <w:sz w:val="18"/>
          <w:szCs w:val="18"/>
        </w:rPr>
      </w:pPr>
      <w:r w:rsidDel="00000000" w:rsidR="00000000" w:rsidRPr="00000000">
        <w:rPr>
          <w:i w:val="1"/>
          <w:iCs w:val="1"/>
          <w:color w:val="333333"/>
          <w:sz w:val="18"/>
          <w:szCs w:val="18"/>
          <w:rtl w:val="0"/>
        </w:rPr>
        <w:t xml:space="preserve">The proposal addresses this question in a very good manner.</w:t>
      </w:r>
    </w:p>
    <w:p w:rsidR="00000000" w:rsidDel="00000000" w:rsidP="00000000" w:rsidRDefault="00000000" w:rsidRPr="00000000" w14:paraId="00000006">
      <w:pPr>
        <w:widowControl w:val="0"/>
        <w:spacing w:before="76" w:line="240" w:lineRule="auto"/>
        <w:ind w:left="0" w:firstLine="0"/>
        <w:rPr>
          <w:i w:val="1"/>
          <w:iCs w:val="1"/>
          <w:color w:val="333333"/>
          <w:sz w:val="18"/>
          <w:szCs w:val="18"/>
        </w:rPr>
      </w:pPr>
      <w:r w:rsidDel="00000000" w:rsidR="00000000" w:rsidRPr="00000000">
        <w:rPr>
          <w:rtl w:val="0"/>
        </w:rPr>
      </w:r>
    </w:p>
    <w:p w:rsidR="00000000" w:rsidDel="00000000" w:rsidP="00000000" w:rsidRDefault="00000000" w:rsidRPr="00000000" w14:paraId="00000007">
      <w:pPr>
        <w:widowControl w:val="0"/>
        <w:spacing w:line="240" w:lineRule="auto"/>
        <w:ind w:left="0" w:firstLine="0"/>
        <w:rPr>
          <w:i w:val="1"/>
          <w:iCs w:val="1"/>
          <w:sz w:val="18"/>
          <w:szCs w:val="18"/>
        </w:rPr>
      </w:pPr>
      <w:r w:rsidDel="00000000" w:rsidR="00000000" w:rsidRPr="00000000">
        <w:rPr>
          <w:i w:val="1"/>
          <w:iCs w:val="1"/>
          <w:color w:val="333333"/>
          <w:sz w:val="18"/>
          <w:szCs w:val="18"/>
          <w:rtl w:val="0"/>
        </w:rPr>
        <w:t xml:space="preserve">Main strengths:</w:t>
      </w:r>
      <w:r w:rsidDel="00000000" w:rsidR="00000000" w:rsidRPr="00000000">
        <w:rPr>
          <w:rtl w:val="0"/>
        </w:rPr>
      </w:r>
    </w:p>
    <w:p w:rsidR="00000000" w:rsidDel="00000000" w:rsidP="00000000" w:rsidRDefault="00000000" w:rsidRPr="00000000" w14:paraId="00000008">
      <w:pPr>
        <w:widowControl w:val="0"/>
        <w:spacing w:before="18" w:line="261" w:lineRule="auto"/>
        <w:ind w:left="0" w:right="51" w:firstLine="0"/>
        <w:rPr>
          <w:i w:val="1"/>
          <w:iCs w:val="1"/>
          <w:sz w:val="18"/>
          <w:szCs w:val="18"/>
        </w:rPr>
      </w:pPr>
      <w:r w:rsidDel="00000000" w:rsidR="00000000" w:rsidRPr="00000000">
        <w:rPr>
          <w:i w:val="1"/>
          <w:iCs w:val="1"/>
          <w:color w:val="333333"/>
          <w:sz w:val="18"/>
          <w:szCs w:val="18"/>
          <w:rtl w:val="0"/>
        </w:rPr>
        <w:t xml:space="preserve">The research questions are well posed. The topics for the WGs are carefully chosen and interconnected. The Action will promote the digitalization of finance while ensuring that key policy objectives such as consumer and investor protection, fair competition and stability, continue to be achieved as the digital transformation of the financial sector continues. The proposal describes the problems of integrating advanced technologies in the financial sector. The status of information technology implementation in the financial sector and expectations regarding the impact of digital technologies on the financial services industry are carefully described. The key functions of finance in the future and related research activities are well described. The proposal declares actions aimed at overcoming the obstacles associated with the implementation of artificial intelligence in finance. The proposal also envisages the creation of an interdisciplinary, gender-balanced international research network with a focus on young researchers and innovators, which will lead to development of more effective and globally applicable solutions.</w:t>
      </w:r>
      <w:r w:rsidDel="00000000" w:rsidR="00000000" w:rsidRPr="00000000">
        <w:rPr>
          <w:rtl w:val="0"/>
        </w:rPr>
      </w:r>
    </w:p>
    <w:p w:rsidR="00000000" w:rsidDel="00000000" w:rsidP="00000000" w:rsidRDefault="00000000" w:rsidRPr="00000000" w14:paraId="00000009">
      <w:pPr>
        <w:widowControl w:val="0"/>
        <w:spacing w:before="10" w:line="240" w:lineRule="auto"/>
        <w:rPr>
          <w:i w:val="1"/>
          <w:iCs w:val="1"/>
          <w:sz w:val="18"/>
          <w:szCs w:val="18"/>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i w:val="1"/>
          <w:iCs w:val="1"/>
          <w:sz w:val="18"/>
          <w:szCs w:val="18"/>
        </w:rPr>
      </w:pPr>
      <w:r w:rsidDel="00000000" w:rsidR="00000000" w:rsidRPr="00000000">
        <w:rPr>
          <w:i w:val="1"/>
          <w:iCs w:val="1"/>
          <w:color w:val="333333"/>
          <w:sz w:val="18"/>
          <w:szCs w:val="18"/>
          <w:rtl w:val="0"/>
        </w:rPr>
        <w:t xml:space="preserve">The proposal would benefit from certain improvements:</w:t>
      </w:r>
      <w:r w:rsidDel="00000000" w:rsidR="00000000" w:rsidRPr="00000000">
        <w:rPr>
          <w:rtl w:val="0"/>
        </w:rPr>
      </w:r>
    </w:p>
    <w:p w:rsidR="00000000" w:rsidDel="00000000" w:rsidP="00000000" w:rsidRDefault="00000000" w:rsidRPr="00000000" w14:paraId="0000000B">
      <w:pPr>
        <w:widowControl w:val="0"/>
        <w:spacing w:before="18" w:line="261" w:lineRule="auto"/>
        <w:ind w:left="0" w:firstLine="0"/>
        <w:rPr>
          <w:i w:val="1"/>
          <w:iCs w:val="1"/>
          <w:color w:val="333333"/>
          <w:sz w:val="18"/>
          <w:szCs w:val="18"/>
        </w:rPr>
      </w:pPr>
      <w:r w:rsidDel="00000000" w:rsidR="00000000" w:rsidRPr="00000000">
        <w:rPr>
          <w:i w:val="1"/>
          <w:iCs w:val="1"/>
          <w:color w:val="333333"/>
          <w:sz w:val="18"/>
          <w:szCs w:val="18"/>
          <w:rtl w:val="0"/>
        </w:rPr>
        <w:t xml:space="preserve">The state of the art needs to be stated in more detail:- A </w:t>
      </w:r>
      <w:commentRangeStart w:id="0"/>
      <w:r w:rsidDel="00000000" w:rsidR="00000000" w:rsidRPr="00000000">
        <w:rPr>
          <w:i w:val="1"/>
          <w:iCs w:val="1"/>
          <w:color w:val="333333"/>
          <w:sz w:val="18"/>
          <w:szCs w:val="18"/>
          <w:rtl w:val="0"/>
        </w:rPr>
        <w:t xml:space="preserve">description of </w:t>
      </w:r>
      <w:r w:rsidDel="00000000" w:rsidR="00000000" w:rsidRPr="00000000">
        <w:rPr>
          <w:i w:val="1"/>
          <w:iCs w:val="1"/>
          <w:color w:val="ff0000"/>
          <w:sz w:val="18"/>
          <w:szCs w:val="18"/>
          <w:rtl w:val="0"/>
        </w:rPr>
        <w:t xml:space="preserve">current data protection and fairness issues</w:t>
      </w:r>
      <w:r w:rsidDel="00000000" w:rsidR="00000000" w:rsidRPr="00000000">
        <w:rPr>
          <w:i w:val="1"/>
          <w:iCs w:val="1"/>
          <w:color w:val="333333"/>
          <w:sz w:val="18"/>
          <w:szCs w:val="18"/>
          <w:rtl w:val="0"/>
        </w:rPr>
        <w:t xml:space="preserve"> in finance can be explored in more detail</w:t>
      </w:r>
      <w:commentRangeEnd w:id="0"/>
      <w:r w:rsidDel="00000000" w:rsidR="00000000" w:rsidRPr="00000000">
        <w:commentReference w:id="0"/>
      </w:r>
      <w:r w:rsidDel="00000000" w:rsidR="00000000" w:rsidRPr="00000000">
        <w:rPr>
          <w:i w:val="1"/>
          <w:iCs w:val="1"/>
          <w:color w:val="333333"/>
          <w:sz w:val="18"/>
          <w:szCs w:val="18"/>
          <w:rtl w:val="0"/>
        </w:rPr>
        <w:t xml:space="preserve">; - </w:t>
      </w:r>
      <w:commentRangeStart w:id="1"/>
      <w:r w:rsidDel="00000000" w:rsidR="00000000" w:rsidRPr="00000000">
        <w:rPr>
          <w:i w:val="1"/>
          <w:iCs w:val="1"/>
          <w:color w:val="ff0000"/>
          <w:sz w:val="18"/>
          <w:szCs w:val="18"/>
          <w:rtl w:val="0"/>
        </w:rPr>
        <w:t xml:space="preserve">Current applications of generative AI</w:t>
      </w:r>
      <w:commentRangeEnd w:id="1"/>
      <w:r w:rsidDel="00000000" w:rsidR="00000000" w:rsidRPr="00000000">
        <w:commentReference w:id="1"/>
      </w:r>
      <w:r w:rsidDel="00000000" w:rsidR="00000000" w:rsidRPr="00000000">
        <w:rPr>
          <w:i w:val="1"/>
          <w:iCs w:val="1"/>
          <w:color w:val="333333"/>
          <w:sz w:val="18"/>
          <w:szCs w:val="18"/>
          <w:rtl w:val="0"/>
        </w:rPr>
        <w:t xml:space="preserve"> in applications should be better addressed; - state of the art of ESG in finance could also be explored in more detail.</w:t>
      </w:r>
    </w:p>
    <w:p w:rsidR="00000000" w:rsidDel="00000000" w:rsidP="00000000" w:rsidRDefault="00000000" w:rsidRPr="00000000" w14:paraId="0000000C">
      <w:pPr>
        <w:widowControl w:val="0"/>
        <w:spacing w:before="185" w:line="261" w:lineRule="auto"/>
        <w:ind w:left="0" w:right="2641" w:firstLine="0"/>
        <w:rPr>
          <w:i w:val="1"/>
          <w:iCs w:val="1"/>
          <w:color w:val="333333"/>
          <w:sz w:val="18"/>
          <w:szCs w:val="18"/>
        </w:rPr>
      </w:pPr>
      <w:commentRangeStart w:id="2"/>
      <w:r w:rsidDel="00000000" w:rsidR="00000000" w:rsidRPr="00000000">
        <w:rPr>
          <w:i w:val="1"/>
          <w:iCs w:val="1"/>
          <w:color w:val="ff0000"/>
          <w:sz w:val="18"/>
          <w:szCs w:val="18"/>
          <w:rtl w:val="0"/>
        </w:rPr>
        <w:t xml:space="preserve">Finance and its pitfalls</w:t>
      </w:r>
      <w:commentRangeEnd w:id="2"/>
      <w:r w:rsidDel="00000000" w:rsidR="00000000" w:rsidRPr="00000000">
        <w:commentReference w:id="2"/>
      </w:r>
      <w:r w:rsidDel="00000000" w:rsidR="00000000" w:rsidRPr="00000000">
        <w:rPr>
          <w:i w:val="1"/>
          <w:iCs w:val="1"/>
          <w:color w:val="333333"/>
          <w:sz w:val="18"/>
          <w:szCs w:val="18"/>
          <w:rtl w:val="0"/>
        </w:rPr>
        <w:t xml:space="preserve"> should be stated; - </w:t>
      </w:r>
      <w:commentRangeStart w:id="3"/>
      <w:r w:rsidDel="00000000" w:rsidR="00000000" w:rsidRPr="00000000">
        <w:rPr>
          <w:i w:val="1"/>
          <w:iCs w:val="1"/>
          <w:color w:val="ff0000"/>
          <w:sz w:val="18"/>
          <w:szCs w:val="18"/>
          <w:rtl w:val="0"/>
        </w:rPr>
        <w:t xml:space="preserve">state of the art in XAI </w:t>
      </w:r>
      <w:commentRangeEnd w:id="3"/>
      <w:r w:rsidDel="00000000" w:rsidR="00000000" w:rsidRPr="00000000">
        <w:commentReference w:id="3"/>
      </w:r>
      <w:r w:rsidDel="00000000" w:rsidR="00000000" w:rsidRPr="00000000">
        <w:rPr>
          <w:i w:val="1"/>
          <w:iCs w:val="1"/>
          <w:color w:val="333333"/>
          <w:sz w:val="18"/>
          <w:szCs w:val="18"/>
          <w:rtl w:val="0"/>
        </w:rPr>
        <w:t xml:space="preserve">in finance should be analysed in a more methodological set-up: current methodologies include feature importance and sensitivity analysis as well as local interpretability and model-agnostic approaches. Their utilization in financial</w:t>
      </w:r>
    </w:p>
    <w:p w:rsidR="00000000" w:rsidDel="00000000" w:rsidP="00000000" w:rsidRDefault="00000000" w:rsidRPr="00000000" w14:paraId="0000000D">
      <w:pPr>
        <w:widowControl w:val="0"/>
        <w:spacing w:line="240" w:lineRule="auto"/>
        <w:rPr>
          <w:i w:val="1"/>
          <w:iCs w:val="1"/>
          <w:sz w:val="18"/>
          <w:szCs w:val="18"/>
        </w:rPr>
      </w:pPr>
      <w:r w:rsidDel="00000000" w:rsidR="00000000" w:rsidRPr="00000000">
        <w:rPr>
          <w:rtl w:val="0"/>
        </w:rPr>
      </w:r>
    </w:p>
    <w:p w:rsidR="00000000" w:rsidDel="00000000" w:rsidP="00000000" w:rsidRDefault="00000000" w:rsidRPr="00000000" w14:paraId="0000000E">
      <w:pPr>
        <w:widowControl w:val="0"/>
        <w:spacing w:line="240" w:lineRule="auto"/>
        <w:rPr>
          <w:i w:val="1"/>
          <w:iCs w:val="1"/>
          <w:sz w:val="18"/>
          <w:szCs w:val="18"/>
        </w:rPr>
      </w:pPr>
      <w:r w:rsidDel="00000000" w:rsidR="00000000" w:rsidRPr="00000000">
        <w:rPr>
          <w:rtl w:val="0"/>
        </w:rPr>
      </w:r>
    </w:p>
    <w:p w:rsidR="00000000" w:rsidDel="00000000" w:rsidP="00000000" w:rsidRDefault="00000000" w:rsidRPr="00000000" w14:paraId="0000000F">
      <w:pPr>
        <w:widowControl w:val="0"/>
        <w:spacing w:line="240" w:lineRule="auto"/>
        <w:rPr>
          <w:i w:val="1"/>
          <w:iCs w:val="1"/>
          <w:sz w:val="18"/>
          <w:szCs w:val="18"/>
        </w:rPr>
      </w:pPr>
      <w:r w:rsidDel="00000000" w:rsidR="00000000" w:rsidRPr="00000000">
        <w:rPr>
          <w:rtl w:val="0"/>
        </w:rPr>
      </w:r>
    </w:p>
    <w:p w:rsidR="00000000" w:rsidDel="00000000" w:rsidP="00000000" w:rsidRDefault="00000000" w:rsidRPr="00000000" w14:paraId="00000010">
      <w:pPr>
        <w:widowControl w:val="0"/>
        <w:spacing w:before="75" w:line="261" w:lineRule="auto"/>
        <w:ind w:left="80" w:right="51" w:firstLine="0"/>
        <w:rPr>
          <w:b w:val="1"/>
          <w:bCs w:val="1"/>
          <w:i w:val="1"/>
          <w:iCs w:val="1"/>
          <w:color w:val="333333"/>
          <w:sz w:val="16"/>
          <w:szCs w:val="16"/>
        </w:rPr>
      </w:pPr>
      <w:r w:rsidDel="00000000" w:rsidR="00000000" w:rsidRPr="00000000">
        <w:rPr>
          <w:b w:val="1"/>
          <w:bCs w:val="1"/>
          <w:i w:val="1"/>
          <w:iCs w:val="1"/>
          <w:color w:val="333333"/>
          <w:sz w:val="16"/>
          <w:szCs w:val="16"/>
          <w:rtl w:val="0"/>
        </w:rPr>
        <w:t xml:space="preserve">Q2 (we got a score of 4) - Refers to </w:t>
      </w:r>
      <w:r w:rsidDel="00000000" w:rsidR="00000000" w:rsidRPr="00000000">
        <w:rPr>
          <w:i w:val="1"/>
          <w:iCs w:val="1"/>
          <w:color w:val="727272"/>
          <w:sz w:val="20"/>
          <w:szCs w:val="20"/>
          <w:rtl w:val="0"/>
        </w:rPr>
        <w:t xml:space="preserve">Progress beyond the state-of-the-art</w:t>
      </w:r>
      <w:r w:rsidDel="00000000" w:rsidR="00000000" w:rsidRPr="00000000">
        <w:rPr>
          <w:b w:val="1"/>
          <w:bCs w:val="1"/>
          <w:i w:val="1"/>
          <w:iCs w:val="1"/>
          <w:color w:val="333333"/>
          <w:sz w:val="16"/>
          <w:szCs w:val="16"/>
          <w:rtl w:val="0"/>
        </w:rPr>
        <w:t xml:space="preserve"> - Does the proposal describe an innovative approach to the challenge that advances the state of the art in the field?</w:t>
      </w:r>
    </w:p>
    <w:p w:rsidR="00000000" w:rsidDel="00000000" w:rsidP="00000000" w:rsidRDefault="00000000" w:rsidRPr="00000000" w14:paraId="00000011">
      <w:pPr>
        <w:widowControl w:val="0"/>
        <w:spacing w:before="75" w:line="261" w:lineRule="auto"/>
        <w:ind w:left="80" w:right="51" w:firstLine="0"/>
        <w:rPr>
          <w:b w:val="1"/>
          <w:bCs w:val="1"/>
          <w:i w:val="1"/>
          <w:iCs w:val="1"/>
          <w:color w:val="333333"/>
          <w:sz w:val="16"/>
          <w:szCs w:val="16"/>
        </w:rPr>
      </w:pPr>
      <w:r w:rsidDel="00000000" w:rsidR="00000000" w:rsidRPr="00000000">
        <w:rPr>
          <w:rtl w:val="0"/>
        </w:rPr>
      </w:r>
    </w:p>
    <w:p w:rsidR="00000000" w:rsidDel="00000000" w:rsidP="00000000" w:rsidRDefault="00000000" w:rsidRPr="00000000" w14:paraId="00000012">
      <w:pPr>
        <w:widowControl w:val="0"/>
        <w:spacing w:before="76" w:line="240" w:lineRule="auto"/>
        <w:ind w:left="80" w:firstLine="0"/>
        <w:rPr>
          <w:i w:val="1"/>
          <w:iCs w:val="1"/>
          <w:sz w:val="18"/>
          <w:szCs w:val="18"/>
        </w:rPr>
      </w:pPr>
      <w:r w:rsidDel="00000000" w:rsidR="00000000" w:rsidRPr="00000000">
        <w:rPr>
          <w:i w:val="1"/>
          <w:iCs w:val="1"/>
          <w:color w:val="333333"/>
          <w:sz w:val="18"/>
          <w:szCs w:val="18"/>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13">
      <w:pPr>
        <w:widowControl w:val="0"/>
        <w:spacing w:before="76" w:line="240" w:lineRule="auto"/>
        <w:ind w:left="80" w:firstLine="0"/>
        <w:rPr>
          <w:i w:val="1"/>
          <w:iCs w:val="1"/>
          <w:sz w:val="18"/>
          <w:szCs w:val="18"/>
        </w:rPr>
      </w:pPr>
      <w:r w:rsidDel="00000000" w:rsidR="00000000" w:rsidRPr="00000000">
        <w:rPr>
          <w:rtl w:val="0"/>
        </w:rPr>
      </w:r>
    </w:p>
    <w:p w:rsidR="00000000" w:rsidDel="00000000" w:rsidP="00000000" w:rsidRDefault="00000000" w:rsidRPr="00000000" w14:paraId="00000014">
      <w:pPr>
        <w:widowControl w:val="0"/>
        <w:spacing w:line="240" w:lineRule="auto"/>
        <w:ind w:left="80" w:firstLine="0"/>
        <w:rPr>
          <w:i w:val="1"/>
          <w:iCs w:val="1"/>
          <w:sz w:val="18"/>
          <w:szCs w:val="18"/>
        </w:rPr>
      </w:pPr>
      <w:r w:rsidDel="00000000" w:rsidR="00000000" w:rsidRPr="00000000">
        <w:rPr>
          <w:i w:val="1"/>
          <w:iCs w:val="1"/>
          <w:color w:val="333333"/>
          <w:sz w:val="18"/>
          <w:szCs w:val="18"/>
          <w:rtl w:val="0"/>
        </w:rPr>
        <w:t xml:space="preserve">Main strengths:</w:t>
      </w:r>
      <w:r w:rsidDel="00000000" w:rsidR="00000000" w:rsidRPr="00000000">
        <w:rPr>
          <w:rtl w:val="0"/>
        </w:rPr>
      </w:r>
    </w:p>
    <w:p w:rsidR="00000000" w:rsidDel="00000000" w:rsidP="00000000" w:rsidRDefault="00000000" w:rsidRPr="00000000" w14:paraId="00000015">
      <w:pPr>
        <w:widowControl w:val="0"/>
        <w:spacing w:before="18" w:line="261" w:lineRule="auto"/>
        <w:ind w:left="80" w:right="69" w:firstLine="0"/>
        <w:rPr>
          <w:i w:val="1"/>
          <w:iCs w:val="1"/>
          <w:sz w:val="18"/>
          <w:szCs w:val="18"/>
        </w:rPr>
      </w:pPr>
      <w:r w:rsidDel="00000000" w:rsidR="00000000" w:rsidRPr="00000000">
        <w:rPr>
          <w:i w:val="1"/>
          <w:iCs w:val="1"/>
          <w:color w:val="333333"/>
          <w:sz w:val="18"/>
          <w:szCs w:val="18"/>
          <w:rtl w:val="0"/>
        </w:rPr>
        <w:t xml:space="preserve">The proposal highlights methods like differential privacy for ensuring data protection in finance and disparate learning processes and variational fair autoencoders to debias algorithms. In XAI, the WG would like to focus on interpretable decision trees for time series classification and attention mechanisms. In the proposal the differential privacy problem is described as the main one (to enable the examination of dataset characteristics related to a populations a whole, all while safeguarding individual privacy). The methods of working with financial data that will help to overcome it are described. Another well defined problem is fight against bias both on the data and methods side. Also the problem of the growing “trust” issues with complex models is highlighted.</w:t>
      </w:r>
      <w:r w:rsidDel="00000000" w:rsidR="00000000" w:rsidRPr="00000000">
        <w:rPr>
          <w:rtl w:val="0"/>
        </w:rPr>
      </w:r>
    </w:p>
    <w:p w:rsidR="00000000" w:rsidDel="00000000" w:rsidP="00000000" w:rsidRDefault="00000000" w:rsidRPr="00000000" w14:paraId="00000016">
      <w:pPr>
        <w:widowControl w:val="0"/>
        <w:spacing w:line="261" w:lineRule="auto"/>
        <w:ind w:left="80" w:right="51" w:firstLine="0"/>
        <w:rPr>
          <w:i w:val="1"/>
          <w:iCs w:val="1"/>
          <w:sz w:val="18"/>
          <w:szCs w:val="18"/>
        </w:rPr>
      </w:pPr>
      <w:r w:rsidDel="00000000" w:rsidR="00000000" w:rsidRPr="00000000">
        <w:rPr>
          <w:i w:val="1"/>
          <w:iCs w:val="1"/>
          <w:color w:val="333333"/>
          <w:sz w:val="18"/>
          <w:szCs w:val="18"/>
          <w:rtl w:val="0"/>
        </w:rPr>
        <w:t xml:space="preserve">Given the application of generative AI in finance, the Action will develop end-to-end use cases that detail the entire process of building AI systems that include LLM for financial applications. The Action also envisages the development of solutions that will help increase confidence in complex financial models based on artificial intelligence, in particular, using the approach known as eXplainable artificial intelligence (XAI). These approaches sounds promising and have potential to lead to good results. The proposal has the synergy of multiple majors in order to create a strong basis for financial digitalization with participation from multiple countries. It could create comprehensive policies.</w:t>
      </w:r>
      <w:r w:rsidDel="00000000" w:rsidR="00000000" w:rsidRPr="00000000">
        <w:rPr>
          <w:rtl w:val="0"/>
        </w:rPr>
      </w:r>
    </w:p>
    <w:p w:rsidR="00000000" w:rsidDel="00000000" w:rsidP="00000000" w:rsidRDefault="00000000" w:rsidRPr="00000000" w14:paraId="00000017">
      <w:pPr>
        <w:widowControl w:val="0"/>
        <w:spacing w:before="8" w:line="240" w:lineRule="auto"/>
        <w:rPr>
          <w:i w:val="1"/>
          <w:iCs w:val="1"/>
          <w:sz w:val="18"/>
          <w:szCs w:val="18"/>
        </w:rPr>
      </w:pPr>
      <w:r w:rsidDel="00000000" w:rsidR="00000000" w:rsidRPr="00000000">
        <w:rPr>
          <w:rtl w:val="0"/>
        </w:rPr>
      </w:r>
    </w:p>
    <w:p w:rsidR="00000000" w:rsidDel="00000000" w:rsidP="00000000" w:rsidRDefault="00000000" w:rsidRPr="00000000" w14:paraId="00000018">
      <w:pPr>
        <w:widowControl w:val="0"/>
        <w:spacing w:line="240" w:lineRule="auto"/>
        <w:ind w:left="80" w:firstLine="0"/>
        <w:rPr>
          <w:i w:val="1"/>
          <w:iCs w:val="1"/>
          <w:sz w:val="18"/>
          <w:szCs w:val="18"/>
        </w:rPr>
      </w:pPr>
      <w:r w:rsidDel="00000000" w:rsidR="00000000" w:rsidRPr="00000000">
        <w:rPr>
          <w:i w:val="1"/>
          <w:iCs w:val="1"/>
          <w:color w:val="333333"/>
          <w:sz w:val="18"/>
          <w:szCs w:val="18"/>
          <w:rtl w:val="0"/>
        </w:rPr>
        <w:t xml:space="preserve">The proposal would benefit from certain improvements:</w:t>
      </w:r>
      <w:r w:rsidDel="00000000" w:rsidR="00000000" w:rsidRPr="00000000">
        <w:rPr>
          <w:rtl w:val="0"/>
        </w:rPr>
      </w:r>
    </w:p>
    <w:p w:rsidR="00000000" w:rsidDel="00000000" w:rsidP="00000000" w:rsidRDefault="00000000" w:rsidRPr="00000000" w14:paraId="00000019">
      <w:pPr>
        <w:widowControl w:val="0"/>
        <w:spacing w:before="18" w:line="261" w:lineRule="auto"/>
        <w:ind w:left="80" w:right="119" w:firstLine="0"/>
        <w:rPr>
          <w:i w:val="1"/>
          <w:iCs w:val="1"/>
          <w:color w:val="333333"/>
          <w:sz w:val="18"/>
          <w:szCs w:val="18"/>
        </w:rPr>
      </w:pPr>
      <w:r w:rsidDel="00000000" w:rsidR="00000000" w:rsidRPr="00000000">
        <w:rPr>
          <w:i w:val="1"/>
          <w:iCs w:val="1"/>
          <w:color w:val="333333"/>
          <w:sz w:val="18"/>
          <w:szCs w:val="18"/>
          <w:rtl w:val="0"/>
        </w:rPr>
        <w:t xml:space="preserve">Description of challenges and progress beyond state of the art should be </w:t>
      </w:r>
      <w:commentRangeStart w:id="4"/>
      <w:r w:rsidDel="00000000" w:rsidR="00000000" w:rsidRPr="00000000">
        <w:rPr>
          <w:i w:val="1"/>
          <w:iCs w:val="1"/>
          <w:color w:val="333333"/>
          <w:sz w:val="18"/>
          <w:szCs w:val="18"/>
          <w:rtl w:val="0"/>
        </w:rPr>
        <w:t xml:space="preserve">i</w:t>
      </w:r>
      <w:r w:rsidDel="00000000" w:rsidR="00000000" w:rsidRPr="00000000">
        <w:rPr>
          <w:i w:val="1"/>
          <w:iCs w:val="1"/>
          <w:color w:val="ff0000"/>
          <w:sz w:val="18"/>
          <w:szCs w:val="18"/>
          <w:rtl w:val="0"/>
        </w:rPr>
        <w:t xml:space="preserve">mproved within topics surrounding the use of generative AI and the use of LLM</w:t>
      </w:r>
      <w:r w:rsidDel="00000000" w:rsidR="00000000" w:rsidRPr="00000000">
        <w:rPr>
          <w:i w:val="1"/>
          <w:iCs w:val="1"/>
          <w:color w:val="333333"/>
          <w:sz w:val="18"/>
          <w:szCs w:val="18"/>
          <w:rtl w:val="0"/>
        </w:rPr>
        <w:t xml:space="preserve">.</w:t>
      </w:r>
      <w:commentRangeEnd w:id="4"/>
      <w:r w:rsidDel="00000000" w:rsidR="00000000" w:rsidRPr="00000000">
        <w:commentReference w:id="4"/>
      </w:r>
      <w:r w:rsidDel="00000000" w:rsidR="00000000" w:rsidRPr="00000000">
        <w:rPr>
          <w:i w:val="1"/>
          <w:iCs w:val="1"/>
          <w:color w:val="333333"/>
          <w:sz w:val="18"/>
          <w:szCs w:val="18"/>
          <w:rtl w:val="0"/>
        </w:rPr>
        <w:t xml:space="preserve"> In finance, due to data-sensitivity issues as well as ethical questions, LLMs are already in place but the actual use of generative AI is still under discussion. </w:t>
      </w:r>
      <w:commentRangeStart w:id="5"/>
      <w:r w:rsidDel="00000000" w:rsidR="00000000" w:rsidRPr="00000000">
        <w:rPr>
          <w:i w:val="1"/>
          <w:iCs w:val="1"/>
          <w:color w:val="ff0000"/>
          <w:sz w:val="18"/>
          <w:szCs w:val="18"/>
          <w:rtl w:val="0"/>
        </w:rPr>
        <w:t xml:space="preserve">Safe usage of generative AI</w:t>
      </w:r>
      <w:r w:rsidDel="00000000" w:rsidR="00000000" w:rsidRPr="00000000">
        <w:rPr>
          <w:i w:val="1"/>
          <w:iCs w:val="1"/>
          <w:color w:val="333333"/>
          <w:sz w:val="18"/>
          <w:szCs w:val="18"/>
          <w:rtl w:val="0"/>
        </w:rPr>
        <w:t xml:space="preserve"> </w:t>
      </w:r>
      <w:commentRangeEnd w:id="5"/>
      <w:r w:rsidDel="00000000" w:rsidR="00000000" w:rsidRPr="00000000">
        <w:commentReference w:id="5"/>
      </w:r>
      <w:r w:rsidDel="00000000" w:rsidR="00000000" w:rsidRPr="00000000">
        <w:rPr>
          <w:i w:val="1"/>
          <w:iCs w:val="1"/>
          <w:color w:val="333333"/>
          <w:sz w:val="18"/>
          <w:szCs w:val="18"/>
          <w:rtl w:val="0"/>
        </w:rPr>
        <w:t xml:space="preserve">within data privacy considerations and while observing equal opportunity goals through avoiding algorithmic discrimination shall be more deeply considered. Much attention is paid to the integration of complex mathematical concepts into finance, but little attention is paid to environmental and social risk management systems, procedures for identifying, measuring, monitoring, controlling, reporting and mitigating environmental and social risks, etc.</w:t>
      </w:r>
    </w:p>
    <w:p w:rsidR="00000000" w:rsidDel="00000000" w:rsidP="00000000" w:rsidRDefault="00000000" w:rsidRPr="00000000" w14:paraId="0000001A">
      <w:pPr>
        <w:widowControl w:val="0"/>
        <w:spacing w:before="18" w:line="261" w:lineRule="auto"/>
        <w:ind w:left="80" w:right="119" w:firstLine="0"/>
        <w:rPr>
          <w:i w:val="1"/>
          <w:iCs w:val="1"/>
          <w:color w:val="333333"/>
          <w:sz w:val="18"/>
          <w:szCs w:val="18"/>
        </w:rPr>
      </w:pPr>
      <w:r w:rsidDel="00000000" w:rsidR="00000000" w:rsidRPr="00000000">
        <w:rPr>
          <w:rtl w:val="0"/>
        </w:rPr>
      </w:r>
    </w:p>
    <w:p w:rsidR="00000000" w:rsidDel="00000000" w:rsidP="00000000" w:rsidRDefault="00000000" w:rsidRPr="00000000" w14:paraId="0000001B">
      <w:pPr>
        <w:widowControl w:val="0"/>
        <w:spacing w:before="18" w:line="261" w:lineRule="auto"/>
        <w:ind w:left="80" w:right="119" w:firstLine="0"/>
        <w:rPr>
          <w:i w:val="1"/>
          <w:iCs w:val="1"/>
          <w:color w:val="333333"/>
          <w:sz w:val="18"/>
          <w:szCs w:val="18"/>
        </w:rPr>
      </w:pPr>
      <w:r w:rsidDel="00000000" w:rsidR="00000000" w:rsidRPr="00000000">
        <w:rPr>
          <w:rtl w:val="0"/>
        </w:rPr>
      </w:r>
    </w:p>
    <w:p w:rsidR="00000000" w:rsidDel="00000000" w:rsidP="00000000" w:rsidRDefault="00000000" w:rsidRPr="00000000" w14:paraId="0000001C">
      <w:pPr>
        <w:widowControl w:val="0"/>
        <w:spacing w:before="75" w:line="240" w:lineRule="auto"/>
        <w:ind w:left="80" w:firstLine="0"/>
        <w:rPr>
          <w:b w:val="1"/>
          <w:bCs w:val="1"/>
          <w:i w:val="1"/>
          <w:iCs w:val="1"/>
          <w:color w:val="333333"/>
          <w:sz w:val="16"/>
          <w:szCs w:val="16"/>
        </w:rPr>
      </w:pPr>
      <w:r w:rsidDel="00000000" w:rsidR="00000000" w:rsidRPr="00000000">
        <w:rPr>
          <w:b w:val="1"/>
          <w:bCs w:val="1"/>
          <w:i w:val="1"/>
          <w:iCs w:val="1"/>
          <w:color w:val="333333"/>
          <w:sz w:val="16"/>
          <w:szCs w:val="16"/>
          <w:rtl w:val="0"/>
        </w:rPr>
        <w:t xml:space="preserve">Q3  (we got a score of 4) - Refers to </w:t>
      </w:r>
      <w:r w:rsidDel="00000000" w:rsidR="00000000" w:rsidRPr="00000000">
        <w:rPr>
          <w:i w:val="1"/>
          <w:iCs w:val="1"/>
          <w:color w:val="727272"/>
          <w:sz w:val="20"/>
          <w:szCs w:val="20"/>
          <w:rtl w:val="0"/>
        </w:rPr>
        <w:t xml:space="preserve">Progress beyond the state-of-the-art</w:t>
      </w:r>
      <w:r w:rsidDel="00000000" w:rsidR="00000000" w:rsidRPr="00000000">
        <w:rPr>
          <w:b w:val="1"/>
          <w:bCs w:val="1"/>
          <w:i w:val="1"/>
          <w:iCs w:val="1"/>
          <w:color w:val="333333"/>
          <w:sz w:val="16"/>
          <w:szCs w:val="16"/>
          <w:rtl w:val="0"/>
        </w:rPr>
        <w:t xml:space="preserve">  - Are the objectives presented relevant to the challenge, clear and ambitious?</w:t>
      </w:r>
    </w:p>
    <w:p w:rsidR="00000000" w:rsidDel="00000000" w:rsidP="00000000" w:rsidRDefault="00000000" w:rsidRPr="00000000" w14:paraId="0000001D">
      <w:pPr>
        <w:widowControl w:val="0"/>
        <w:spacing w:before="75" w:line="240" w:lineRule="auto"/>
        <w:ind w:left="0" w:firstLine="0"/>
        <w:rPr>
          <w:b w:val="1"/>
          <w:bCs w:val="1"/>
          <w:i w:val="1"/>
          <w:iCs w:val="1"/>
          <w:color w:val="333333"/>
          <w:sz w:val="16"/>
          <w:szCs w:val="16"/>
        </w:rPr>
      </w:pPr>
      <w:r w:rsidDel="00000000" w:rsidR="00000000" w:rsidRPr="00000000">
        <w:rPr>
          <w:rtl w:val="0"/>
        </w:rPr>
      </w:r>
    </w:p>
    <w:p w:rsidR="00000000" w:rsidDel="00000000" w:rsidP="00000000" w:rsidRDefault="00000000" w:rsidRPr="00000000" w14:paraId="0000001E">
      <w:pPr>
        <w:widowControl w:val="0"/>
        <w:spacing w:before="76" w:line="240" w:lineRule="auto"/>
        <w:ind w:left="80" w:firstLine="0"/>
        <w:rPr>
          <w:i w:val="1"/>
          <w:iCs w:val="1"/>
          <w:sz w:val="18"/>
          <w:szCs w:val="18"/>
        </w:rPr>
      </w:pPr>
      <w:r w:rsidDel="00000000" w:rsidR="00000000" w:rsidRPr="00000000">
        <w:rPr>
          <w:i w:val="1"/>
          <w:iCs w:val="1"/>
          <w:color w:val="333333"/>
          <w:sz w:val="18"/>
          <w:szCs w:val="18"/>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1F">
      <w:pPr>
        <w:widowControl w:val="0"/>
        <w:spacing w:before="36" w:line="240" w:lineRule="auto"/>
        <w:rPr>
          <w:i w:val="1"/>
          <w:iCs w:val="1"/>
          <w:sz w:val="18"/>
          <w:szCs w:val="18"/>
        </w:rPr>
      </w:pPr>
      <w:r w:rsidDel="00000000" w:rsidR="00000000" w:rsidRPr="00000000">
        <w:rPr>
          <w:rtl w:val="0"/>
        </w:rPr>
      </w:r>
    </w:p>
    <w:p w:rsidR="00000000" w:rsidDel="00000000" w:rsidP="00000000" w:rsidRDefault="00000000" w:rsidRPr="00000000" w14:paraId="00000020">
      <w:pPr>
        <w:widowControl w:val="0"/>
        <w:spacing w:line="240" w:lineRule="auto"/>
        <w:ind w:left="80" w:firstLine="0"/>
        <w:rPr>
          <w:i w:val="1"/>
          <w:iCs w:val="1"/>
          <w:sz w:val="18"/>
          <w:szCs w:val="18"/>
        </w:rPr>
      </w:pPr>
      <w:r w:rsidDel="00000000" w:rsidR="00000000" w:rsidRPr="00000000">
        <w:rPr>
          <w:i w:val="1"/>
          <w:iCs w:val="1"/>
          <w:color w:val="333333"/>
          <w:sz w:val="18"/>
          <w:szCs w:val="18"/>
          <w:rtl w:val="0"/>
        </w:rPr>
        <w:t xml:space="preserve">Main strengths:</w:t>
      </w:r>
      <w:r w:rsidDel="00000000" w:rsidR="00000000" w:rsidRPr="00000000">
        <w:rPr>
          <w:rtl w:val="0"/>
        </w:rPr>
      </w:r>
    </w:p>
    <w:p w:rsidR="00000000" w:rsidDel="00000000" w:rsidP="00000000" w:rsidRDefault="00000000" w:rsidRPr="00000000" w14:paraId="00000021">
      <w:pPr>
        <w:widowControl w:val="0"/>
        <w:spacing w:before="18" w:line="261" w:lineRule="auto"/>
        <w:ind w:left="80" w:firstLine="0"/>
        <w:rPr>
          <w:i w:val="1"/>
          <w:iCs w:val="1"/>
          <w:sz w:val="18"/>
          <w:szCs w:val="18"/>
        </w:rPr>
      </w:pPr>
      <w:r w:rsidDel="00000000" w:rsidR="00000000" w:rsidRPr="00000000">
        <w:rPr>
          <w:i w:val="1"/>
          <w:iCs w:val="1"/>
          <w:color w:val="333333"/>
          <w:sz w:val="18"/>
          <w:szCs w:val="18"/>
          <w:rtl w:val="0"/>
        </w:rPr>
        <w:t xml:space="preserve">The proposed objectives are well composed and take into account the goal to share knowledge and find synergies among participants. This is especially visible in objectives RC1, RC2, RC4 and RC5. The project goals are clear, specific, smart, and in line with the project's scope. The works to be carried out within the framework of the proposal contain clear explanations of how the problems will be solved.</w:t>
      </w:r>
      <w:r w:rsidDel="00000000" w:rsidR="00000000" w:rsidRPr="00000000">
        <w:rPr>
          <w:rtl w:val="0"/>
        </w:rPr>
      </w:r>
    </w:p>
    <w:p w:rsidR="00000000" w:rsidDel="00000000" w:rsidP="00000000" w:rsidRDefault="00000000" w:rsidRPr="00000000" w14:paraId="00000022">
      <w:pPr>
        <w:widowControl w:val="0"/>
        <w:spacing w:before="15" w:line="240" w:lineRule="auto"/>
        <w:rPr>
          <w:i w:val="1"/>
          <w:iCs w:val="1"/>
          <w:sz w:val="18"/>
          <w:szCs w:val="18"/>
        </w:rPr>
      </w:pPr>
      <w:r w:rsidDel="00000000" w:rsidR="00000000" w:rsidRPr="00000000">
        <w:rPr>
          <w:rtl w:val="0"/>
        </w:rPr>
      </w:r>
    </w:p>
    <w:p w:rsidR="00000000" w:rsidDel="00000000" w:rsidP="00000000" w:rsidRDefault="00000000" w:rsidRPr="00000000" w14:paraId="00000023">
      <w:pPr>
        <w:widowControl w:val="0"/>
        <w:spacing w:line="240" w:lineRule="auto"/>
        <w:ind w:left="80" w:firstLine="0"/>
        <w:rPr>
          <w:i w:val="1"/>
          <w:iCs w:val="1"/>
          <w:color w:val="333333"/>
          <w:sz w:val="18"/>
          <w:szCs w:val="18"/>
        </w:rPr>
      </w:pPr>
      <w:r w:rsidDel="00000000" w:rsidR="00000000" w:rsidRPr="00000000">
        <w:rPr>
          <w:i w:val="1"/>
          <w:iCs w:val="1"/>
          <w:color w:val="333333"/>
          <w:sz w:val="18"/>
          <w:szCs w:val="18"/>
          <w:rtl w:val="0"/>
        </w:rPr>
        <w:t xml:space="preserve">The proposal would benefit from certain improvements:</w:t>
      </w:r>
    </w:p>
    <w:p w:rsidR="00000000" w:rsidDel="00000000" w:rsidP="00000000" w:rsidRDefault="00000000" w:rsidRPr="00000000" w14:paraId="00000024">
      <w:pPr>
        <w:widowControl w:val="0"/>
        <w:spacing w:line="240" w:lineRule="auto"/>
        <w:ind w:left="80" w:firstLine="0"/>
        <w:rPr>
          <w:i w:val="1"/>
          <w:iCs w:val="1"/>
          <w:color w:val="333333"/>
          <w:sz w:val="18"/>
          <w:szCs w:val="18"/>
        </w:rPr>
      </w:pPr>
      <w:r w:rsidDel="00000000" w:rsidR="00000000" w:rsidRPr="00000000">
        <w:rPr>
          <w:i w:val="1"/>
          <w:iCs w:val="1"/>
          <w:color w:val="333333"/>
          <w:sz w:val="18"/>
          <w:szCs w:val="18"/>
          <w:rtl w:val="0"/>
        </w:rPr>
        <w:t xml:space="preserve">there may be a </w:t>
      </w:r>
      <w:commentRangeStart w:id="6"/>
      <w:r w:rsidDel="00000000" w:rsidR="00000000" w:rsidRPr="00000000">
        <w:rPr>
          <w:i w:val="1"/>
          <w:iCs w:val="1"/>
          <w:color w:val="ff0000"/>
          <w:sz w:val="18"/>
          <w:szCs w:val="18"/>
          <w:rtl w:val="0"/>
        </w:rPr>
        <w:t xml:space="preserve">problem of measurability</w:t>
      </w:r>
      <w:commentRangeEnd w:id="6"/>
      <w:r w:rsidDel="00000000" w:rsidR="00000000" w:rsidRPr="00000000">
        <w:commentReference w:id="6"/>
      </w:r>
      <w:r w:rsidDel="00000000" w:rsidR="00000000" w:rsidRPr="00000000">
        <w:rPr>
          <w:i w:val="1"/>
          <w:iCs w:val="1"/>
          <w:color w:val="333333"/>
          <w:sz w:val="18"/>
          <w:szCs w:val="18"/>
          <w:rtl w:val="0"/>
        </w:rPr>
        <w:t xml:space="preserve">.</w:t>
      </w:r>
    </w:p>
    <w:p w:rsidR="00000000" w:rsidDel="00000000" w:rsidP="00000000" w:rsidRDefault="00000000" w:rsidRPr="00000000" w14:paraId="00000025">
      <w:pPr>
        <w:widowControl w:val="0"/>
        <w:spacing w:line="240" w:lineRule="auto"/>
        <w:ind w:left="80" w:firstLine="0"/>
        <w:rPr>
          <w:i w:val="1"/>
          <w:iCs w:val="1"/>
          <w:color w:val="333333"/>
          <w:sz w:val="18"/>
          <w:szCs w:val="18"/>
        </w:rPr>
      </w:pPr>
      <w:r w:rsidDel="00000000" w:rsidR="00000000" w:rsidRPr="00000000">
        <w:rPr>
          <w:rtl w:val="0"/>
        </w:rPr>
      </w:r>
    </w:p>
    <w:p w:rsidR="00000000" w:rsidDel="00000000" w:rsidP="00000000" w:rsidRDefault="00000000" w:rsidRPr="00000000" w14:paraId="00000026">
      <w:pPr>
        <w:widowControl w:val="0"/>
        <w:spacing w:line="240" w:lineRule="auto"/>
        <w:ind w:left="80" w:firstLine="0"/>
        <w:rPr>
          <w:i w:val="1"/>
          <w:iCs w:val="1"/>
          <w:color w:val="333333"/>
          <w:sz w:val="18"/>
          <w:szCs w:val="18"/>
        </w:rPr>
      </w:pPr>
      <w:r w:rsidDel="00000000" w:rsidR="00000000" w:rsidRPr="00000000">
        <w:rPr>
          <w:rtl w:val="0"/>
        </w:rPr>
      </w:r>
    </w:p>
    <w:p w:rsidR="00000000" w:rsidDel="00000000" w:rsidP="00000000" w:rsidRDefault="00000000" w:rsidRPr="00000000" w14:paraId="00000027">
      <w:pPr>
        <w:pStyle w:val="Heading1"/>
        <w:widowControl w:val="0"/>
        <w:spacing w:line="240" w:lineRule="auto"/>
        <w:ind w:left="80" w:firstLine="0"/>
        <w:rPr/>
      </w:pPr>
      <w:bookmarkStart w:colFirst="0" w:colLast="0" w:name="_8lsecuimyq5c" w:id="1"/>
      <w:bookmarkEnd w:id="1"/>
      <w:r w:rsidDel="00000000" w:rsidR="00000000" w:rsidRPr="00000000">
        <w:rPr>
          <w:rtl w:val="0"/>
        </w:rPr>
        <w:t xml:space="preserve">Evaluation Criteria: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All the applicant guidelines: </w:t>
      </w:r>
      <w:hyperlink r:id="rId7">
        <w:r w:rsidDel="00000000" w:rsidR="00000000" w:rsidRPr="00000000">
          <w:rPr>
            <w:color w:val="1155cc"/>
            <w:u w:val="single"/>
            <w:rtl w:val="0"/>
          </w:rPr>
          <w:t xml:space="preserve">https://drive.google.com/drive/folders/1Isa-or88zalRjIJusGlax7brEEgILlh3</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1.1 SOUNDNESS OF THE CHALLENGE</w:t>
      </w:r>
    </w:p>
    <w:p w:rsidR="00000000" w:rsidDel="00000000" w:rsidP="00000000" w:rsidRDefault="00000000" w:rsidRPr="00000000" w14:paraId="0000002C">
      <w:pPr>
        <w:rPr>
          <w:sz w:val="20"/>
          <w:szCs w:val="20"/>
        </w:rPr>
      </w:pPr>
      <w:r w:rsidDel="00000000" w:rsidR="00000000" w:rsidRPr="00000000">
        <w:rPr>
          <w:sz w:val="20"/>
          <w:szCs w:val="20"/>
          <w:rtl w:val="0"/>
        </w:rPr>
        <w:t xml:space="preserve">Key concept: Challenge.</w:t>
      </w:r>
    </w:p>
    <w:p w:rsidR="00000000" w:rsidDel="00000000" w:rsidP="00000000" w:rsidRDefault="00000000" w:rsidRPr="00000000" w14:paraId="0000002D">
      <w:pPr>
        <w:rPr>
          <w:sz w:val="20"/>
          <w:szCs w:val="20"/>
        </w:rPr>
      </w:pPr>
      <w:r w:rsidDel="00000000" w:rsidR="00000000" w:rsidRPr="00000000">
        <w:rPr>
          <w:sz w:val="20"/>
          <w:szCs w:val="20"/>
          <w:rtl w:val="0"/>
        </w:rPr>
        <w:t xml:space="preserve">These are the research questions addressed by a COST Action, targeting S&amp;T and/or socio-economic problems.</w:t>
      </w:r>
    </w:p>
    <w:p w:rsidR="00000000" w:rsidDel="00000000" w:rsidP="00000000" w:rsidRDefault="00000000" w:rsidRPr="00000000" w14:paraId="0000002E">
      <w:pPr>
        <w:rPr>
          <w:sz w:val="20"/>
          <w:szCs w:val="20"/>
        </w:rPr>
      </w:pPr>
      <w:r w:rsidDel="00000000" w:rsidR="00000000" w:rsidRPr="00000000">
        <w:rPr>
          <w:sz w:val="20"/>
          <w:szCs w:val="20"/>
          <w:rtl w:val="0"/>
        </w:rPr>
        <w:t xml:space="preserve">In COST Actions, researchers and innovators from different places and backgrounds are expected to work as a team towards the resolution of a S&amp;T challenge. To respond to the challenge, the network needs not only coordination in working as a team, but also in gathering a critical mass of participants (researchers and innovators) around the science and technology topic in question.</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1.1.1 DESCRIPTION OF THE STATE OF THE ART</w:t>
      </w:r>
    </w:p>
    <w:p w:rsidR="00000000" w:rsidDel="00000000" w:rsidP="00000000" w:rsidRDefault="00000000" w:rsidRPr="00000000" w14:paraId="00000031">
      <w:pPr>
        <w:rPr>
          <w:sz w:val="20"/>
          <w:szCs w:val="20"/>
        </w:rPr>
      </w:pPr>
      <w:r w:rsidDel="00000000" w:rsidR="00000000" w:rsidRPr="00000000">
        <w:rPr>
          <w:sz w:val="20"/>
          <w:szCs w:val="20"/>
          <w:rtl w:val="0"/>
        </w:rPr>
        <w:t xml:space="preserve">Demonstrate a comprehensive command of the state of the art in the field.</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1.1.2 DESCRIPTION OF THE CHALLENGE (MAIN AIM)</w:t>
      </w:r>
    </w:p>
    <w:p w:rsidR="00000000" w:rsidDel="00000000" w:rsidP="00000000" w:rsidRDefault="00000000" w:rsidRPr="00000000" w14:paraId="00000034">
      <w:pPr>
        <w:rPr>
          <w:sz w:val="20"/>
          <w:szCs w:val="20"/>
        </w:rPr>
      </w:pPr>
      <w:r w:rsidDel="00000000" w:rsidR="00000000" w:rsidRPr="00000000">
        <w:rPr>
          <w:sz w:val="20"/>
          <w:szCs w:val="20"/>
          <w:rtl w:val="0"/>
        </w:rPr>
        <w:t xml:space="preserve">Describe the research question(s) your proposal addresses. Explain the relevance and timeliness of the identified challenge(s).</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1.2 PROGRESS BEYOND THE STATE OF THE ART</w:t>
      </w:r>
    </w:p>
    <w:p w:rsidR="00000000" w:rsidDel="00000000" w:rsidP="00000000" w:rsidRDefault="00000000" w:rsidRPr="00000000" w14:paraId="00000037">
      <w:pPr>
        <w:rPr>
          <w:sz w:val="20"/>
          <w:szCs w:val="20"/>
        </w:rPr>
      </w:pPr>
      <w:r w:rsidDel="00000000" w:rsidR="00000000" w:rsidRPr="00000000">
        <w:rPr>
          <w:sz w:val="20"/>
          <w:szCs w:val="20"/>
          <w:rtl w:val="0"/>
        </w:rPr>
        <w:t xml:space="preserve">Describe how the addressing of the identified challenge is expected to advance the state of the art.</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1.2.1 APPROACH TO THE CHALLENGE AND PROGRESS BEYOND THE STATE OF THE ART</w:t>
      </w:r>
    </w:p>
    <w:p w:rsidR="00000000" w:rsidDel="00000000" w:rsidP="00000000" w:rsidRDefault="00000000" w:rsidRPr="00000000" w14:paraId="0000003A">
      <w:pPr>
        <w:rPr>
          <w:sz w:val="20"/>
          <w:szCs w:val="20"/>
        </w:rPr>
      </w:pPr>
      <w:r w:rsidDel="00000000" w:rsidR="00000000" w:rsidRPr="00000000">
        <w:rPr>
          <w:sz w:val="20"/>
          <w:szCs w:val="20"/>
          <w:rtl w:val="0"/>
        </w:rPr>
        <w:t xml:space="preserve">Describe how the challenge will be approached and emphasise the innovativeness of this approach, and how it will advance the state of the art in the field.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1.2.2 OBJECTIVES</w:t>
      </w:r>
    </w:p>
    <w:p w:rsidR="00000000" w:rsidDel="00000000" w:rsidP="00000000" w:rsidRDefault="00000000" w:rsidRPr="00000000" w14:paraId="0000003D">
      <w:pPr>
        <w:rPr>
          <w:sz w:val="20"/>
          <w:szCs w:val="20"/>
        </w:rPr>
      </w:pPr>
      <w:r w:rsidDel="00000000" w:rsidR="00000000" w:rsidRPr="00000000">
        <w:rPr>
          <w:sz w:val="20"/>
          <w:szCs w:val="20"/>
          <w:rtl w:val="0"/>
        </w:rPr>
        <w:t xml:space="preserve">Describe clear and ambitious objectives clearly showing their relevance to the identified challenge. Please formulate the objectives in a “SMART” (Specific, Measurable, Achievable, Relevant and Timely) way. Objectives are not COST Action networking activities (e.g., meetings, training schools), milestones or deliverables. Indeed, networking activities are means to support the achievement of the Action objectives.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1.2.2.1 Research Coordination Objectives</w:t>
      </w:r>
    </w:p>
    <w:p w:rsidR="00000000" w:rsidDel="00000000" w:rsidP="00000000" w:rsidRDefault="00000000" w:rsidRPr="00000000" w14:paraId="00000040">
      <w:pPr>
        <w:rPr>
          <w:sz w:val="20"/>
          <w:szCs w:val="20"/>
        </w:rPr>
      </w:pPr>
      <w:r w:rsidDel="00000000" w:rsidR="00000000" w:rsidRPr="00000000">
        <w:rPr>
          <w:sz w:val="20"/>
          <w:szCs w:val="20"/>
          <w:rtl w:val="0"/>
        </w:rPr>
        <w:t xml:space="preserve">These objectives entail the distribution of tasks, sharing of knowledge and know-how, and the creation of synergies among Action Participants to achieve specific outputs. Achieving these objectives turns COST Actions from initially scattered groups into one transnational team and leverages the existing funded research.</w:t>
      </w:r>
    </w:p>
    <w:p w:rsidR="00000000" w:rsidDel="00000000" w:rsidP="00000000" w:rsidRDefault="00000000" w:rsidRPr="00000000" w14:paraId="00000041">
      <w:pPr>
        <w:rPr>
          <w:sz w:val="20"/>
          <w:szCs w:val="20"/>
        </w:rPr>
      </w:pPr>
      <w:r w:rsidDel="00000000" w:rsidR="00000000" w:rsidRPr="00000000">
        <w:rPr>
          <w:sz w:val="20"/>
          <w:szCs w:val="20"/>
          <w:rtl w:val="0"/>
        </w:rPr>
        <w:t xml:space="preserve">Examples of Research Coordination Objectives:</w:t>
      </w:r>
    </w:p>
    <w:p w:rsidR="00000000" w:rsidDel="00000000" w:rsidP="00000000" w:rsidRDefault="00000000" w:rsidRPr="00000000" w14:paraId="00000042">
      <w:pPr>
        <w:rPr>
          <w:sz w:val="20"/>
          <w:szCs w:val="20"/>
        </w:rPr>
      </w:pPr>
      <w:r w:rsidDel="00000000" w:rsidR="00000000" w:rsidRPr="00000000">
        <w:rPr>
          <w:sz w:val="20"/>
          <w:szCs w:val="20"/>
          <w:rtl w:val="0"/>
        </w:rPr>
        <w:t xml:space="preserve">• development of a common understanding/definition of the subject matter;</w:t>
      </w:r>
    </w:p>
    <w:p w:rsidR="00000000" w:rsidDel="00000000" w:rsidP="00000000" w:rsidRDefault="00000000" w:rsidRPr="00000000" w14:paraId="00000043">
      <w:pPr>
        <w:rPr>
          <w:sz w:val="20"/>
          <w:szCs w:val="20"/>
        </w:rPr>
      </w:pPr>
      <w:r w:rsidDel="00000000" w:rsidR="00000000" w:rsidRPr="00000000">
        <w:rPr>
          <w:sz w:val="20"/>
          <w:szCs w:val="20"/>
          <w:rtl w:val="0"/>
        </w:rPr>
        <w:t xml:space="preserve">• coordination of information seeking, identification, collection and/or data curation;</w:t>
      </w:r>
    </w:p>
    <w:p w:rsidR="00000000" w:rsidDel="00000000" w:rsidP="00000000" w:rsidRDefault="00000000" w:rsidRPr="00000000" w14:paraId="00000044">
      <w:pPr>
        <w:rPr>
          <w:sz w:val="20"/>
          <w:szCs w:val="20"/>
        </w:rPr>
      </w:pPr>
      <w:r w:rsidDel="00000000" w:rsidR="00000000" w:rsidRPr="00000000">
        <w:rPr>
          <w:sz w:val="20"/>
          <w:szCs w:val="20"/>
          <w:rtl w:val="0"/>
        </w:rPr>
        <w:t xml:space="preserve">• coordination of experimentation or testing;</w:t>
      </w:r>
    </w:p>
    <w:p w:rsidR="00000000" w:rsidDel="00000000" w:rsidP="00000000" w:rsidRDefault="00000000" w:rsidRPr="00000000" w14:paraId="00000045">
      <w:pPr>
        <w:rPr>
          <w:sz w:val="20"/>
          <w:szCs w:val="20"/>
        </w:rPr>
      </w:pPr>
      <w:r w:rsidDel="00000000" w:rsidR="00000000" w:rsidRPr="00000000">
        <w:rPr>
          <w:sz w:val="20"/>
          <w:szCs w:val="20"/>
          <w:rtl w:val="0"/>
        </w:rPr>
        <w:t xml:space="preserve">• comparison and/or performance assessment of theory/ model/ scenario/ projection/ simulation/ narrative/ methodology/ technology/ technique;</w:t>
      </w:r>
    </w:p>
    <w:p w:rsidR="00000000" w:rsidDel="00000000" w:rsidP="00000000" w:rsidRDefault="00000000" w:rsidRPr="00000000" w14:paraId="00000046">
      <w:pPr>
        <w:rPr>
          <w:sz w:val="20"/>
          <w:szCs w:val="20"/>
        </w:rPr>
      </w:pPr>
      <w:r w:rsidDel="00000000" w:rsidR="00000000" w:rsidRPr="00000000">
        <w:rPr>
          <w:sz w:val="20"/>
          <w:szCs w:val="20"/>
          <w:rtl w:val="0"/>
        </w:rPr>
        <w:t xml:space="preserve">• development of knowledge needing international coordination: new or improved theory/ model/scenario/ projection/ simulation/ narrative/ methodology/ technology/ technique;</w:t>
      </w:r>
    </w:p>
    <w:p w:rsidR="00000000" w:rsidDel="00000000" w:rsidP="00000000" w:rsidRDefault="00000000" w:rsidRPr="00000000" w14:paraId="00000047">
      <w:pPr>
        <w:rPr>
          <w:sz w:val="20"/>
          <w:szCs w:val="20"/>
        </w:rPr>
      </w:pPr>
      <w:r w:rsidDel="00000000" w:rsidR="00000000" w:rsidRPr="00000000">
        <w:rPr>
          <w:sz w:val="20"/>
          <w:szCs w:val="20"/>
          <w:rtl w:val="0"/>
        </w:rPr>
        <w:t xml:space="preserve">• achievement of a specific tangible output that cannot be achieved without international coordination (e.g., due to practical issues such as database availability, language barriers, availability of infrastructure or know-how, etc.); input to stakeholders (e.g., standardization body, policy-makers, regulators, users) -excluding commercial applications;</w:t>
      </w:r>
    </w:p>
    <w:p w:rsidR="00000000" w:rsidDel="00000000" w:rsidP="00000000" w:rsidRDefault="00000000" w:rsidRPr="00000000" w14:paraId="00000048">
      <w:pPr>
        <w:rPr>
          <w:sz w:val="20"/>
          <w:szCs w:val="20"/>
        </w:rPr>
      </w:pPr>
      <w:r w:rsidDel="00000000" w:rsidR="00000000" w:rsidRPr="00000000">
        <w:rPr>
          <w:sz w:val="20"/>
          <w:szCs w:val="20"/>
          <w:rtl w:val="0"/>
        </w:rPr>
        <w:t xml:space="preserve">• input for future market applications (including cooperation with private enterprises);</w:t>
      </w:r>
    </w:p>
    <w:p w:rsidR="00000000" w:rsidDel="00000000" w:rsidP="00000000" w:rsidRDefault="00000000" w:rsidRPr="00000000" w14:paraId="00000049">
      <w:pPr>
        <w:rPr>
          <w:sz w:val="20"/>
          <w:szCs w:val="20"/>
        </w:rPr>
      </w:pPr>
      <w:r w:rsidDel="00000000" w:rsidR="00000000" w:rsidRPr="00000000">
        <w:rPr>
          <w:sz w:val="20"/>
          <w:szCs w:val="20"/>
          <w:rtl w:val="0"/>
        </w:rPr>
        <w:t xml:space="preserve">• dissemination of research results to the general public or to stakeholders.</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widowControl w:val="0"/>
        <w:spacing w:line="240" w:lineRule="auto"/>
        <w:ind w:left="80" w:firstLine="0"/>
        <w:rPr>
          <w:b w:val="1"/>
          <w:bCs w:val="1"/>
          <w:color w:val="333333"/>
          <w:sz w:val="20"/>
          <w:szCs w:val="20"/>
        </w:rPr>
      </w:pPr>
      <w:r w:rsidDel="00000000" w:rsidR="00000000" w:rsidRPr="00000000">
        <w:rPr>
          <w:b w:val="1"/>
          <w:bCs w:val="1"/>
          <w:color w:val="333333"/>
          <w:sz w:val="20"/>
          <w:szCs w:val="20"/>
          <w:rtl w:val="0"/>
        </w:rPr>
        <w:t xml:space="preserve">1.2.2.2 Capacity-building Objectives</w:t>
      </w:r>
    </w:p>
    <w:p w:rsidR="00000000" w:rsidDel="00000000" w:rsidP="00000000" w:rsidRDefault="00000000" w:rsidRPr="00000000" w14:paraId="0000004C">
      <w:pPr>
        <w:widowControl w:val="0"/>
        <w:spacing w:line="240" w:lineRule="auto"/>
        <w:ind w:left="80" w:firstLine="0"/>
        <w:rPr>
          <w:color w:val="333333"/>
          <w:sz w:val="20"/>
          <w:szCs w:val="20"/>
        </w:rPr>
      </w:pPr>
      <w:r w:rsidDel="00000000" w:rsidR="00000000" w:rsidRPr="00000000">
        <w:rPr>
          <w:color w:val="333333"/>
          <w:sz w:val="20"/>
          <w:szCs w:val="20"/>
          <w:rtl w:val="0"/>
        </w:rPr>
        <w:t xml:space="preserve">Achieving these objectives entails building critical mass to drive scientific progress, thereby strengthening the European Research Area. They can be achieved by the delivery of specific outputs and/or through network features or types and levels of participation.</w:t>
      </w:r>
    </w:p>
    <w:p w:rsidR="00000000" w:rsidDel="00000000" w:rsidP="00000000" w:rsidRDefault="00000000" w:rsidRPr="00000000" w14:paraId="0000004D">
      <w:pPr>
        <w:widowControl w:val="0"/>
        <w:spacing w:line="240" w:lineRule="auto"/>
        <w:ind w:left="80" w:firstLine="0"/>
        <w:rPr>
          <w:color w:val="333333"/>
          <w:sz w:val="20"/>
          <w:szCs w:val="20"/>
        </w:rPr>
      </w:pPr>
      <w:r w:rsidDel="00000000" w:rsidR="00000000" w:rsidRPr="00000000">
        <w:rPr>
          <w:color w:val="333333"/>
          <w:sz w:val="20"/>
          <w:szCs w:val="20"/>
          <w:rtl w:val="0"/>
        </w:rPr>
        <w:t xml:space="preserve">Examples of Capacity-building Objectives:</w:t>
      </w:r>
    </w:p>
    <w:p w:rsidR="00000000" w:rsidDel="00000000" w:rsidP="00000000" w:rsidRDefault="00000000" w:rsidRPr="00000000" w14:paraId="0000004E">
      <w:pPr>
        <w:widowControl w:val="0"/>
        <w:spacing w:line="240" w:lineRule="auto"/>
        <w:ind w:left="80" w:firstLine="0"/>
        <w:rPr>
          <w:color w:val="333333"/>
          <w:sz w:val="20"/>
          <w:szCs w:val="20"/>
        </w:rPr>
      </w:pPr>
      <w:r w:rsidDel="00000000" w:rsidR="00000000" w:rsidRPr="00000000">
        <w:rPr>
          <w:color w:val="333333"/>
          <w:sz w:val="20"/>
          <w:szCs w:val="20"/>
          <w:rtl w:val="0"/>
        </w:rPr>
        <w:t xml:space="preserve">• fostering knowledge exchange and the development of a joint research agenda around a topic of scientific and/or socio-economic relevance;</w:t>
      </w:r>
    </w:p>
    <w:p w:rsidR="00000000" w:rsidDel="00000000" w:rsidP="00000000" w:rsidRDefault="00000000" w:rsidRPr="00000000" w14:paraId="0000004F">
      <w:pPr>
        <w:widowControl w:val="0"/>
        <w:spacing w:line="240" w:lineRule="auto"/>
        <w:ind w:left="80" w:firstLine="0"/>
        <w:rPr>
          <w:color w:val="333333"/>
          <w:sz w:val="20"/>
          <w:szCs w:val="20"/>
        </w:rPr>
      </w:pPr>
      <w:r w:rsidDel="00000000" w:rsidR="00000000" w:rsidRPr="00000000">
        <w:rPr>
          <w:color w:val="333333"/>
          <w:sz w:val="20"/>
          <w:szCs w:val="20"/>
          <w:rtl w:val="0"/>
        </w:rPr>
        <w:t xml:space="preserve">• fostering knowledge exchange and the development of a joint research agenda around a new or emerging field of research;</w:t>
      </w:r>
    </w:p>
    <w:p w:rsidR="00000000" w:rsidDel="00000000" w:rsidP="00000000" w:rsidRDefault="00000000" w:rsidRPr="00000000" w14:paraId="00000050">
      <w:pPr>
        <w:widowControl w:val="0"/>
        <w:spacing w:line="240" w:lineRule="auto"/>
        <w:ind w:left="80" w:firstLine="0"/>
        <w:rPr>
          <w:color w:val="333333"/>
          <w:sz w:val="20"/>
          <w:szCs w:val="20"/>
        </w:rPr>
      </w:pPr>
      <w:r w:rsidDel="00000000" w:rsidR="00000000" w:rsidRPr="00000000">
        <w:rPr>
          <w:color w:val="333333"/>
          <w:sz w:val="20"/>
          <w:szCs w:val="20"/>
          <w:rtl w:val="0"/>
        </w:rPr>
        <w:t xml:space="preserve">• bridging separate fields of science/disciplines to achieve breakthroughs that requires an interdisciplinary approach;</w:t>
      </w:r>
    </w:p>
    <w:p w:rsidR="00000000" w:rsidDel="00000000" w:rsidP="00000000" w:rsidRDefault="00000000" w:rsidRPr="00000000" w14:paraId="00000051">
      <w:pPr>
        <w:widowControl w:val="0"/>
        <w:spacing w:line="240" w:lineRule="auto"/>
        <w:ind w:left="80" w:firstLine="0"/>
        <w:rPr>
          <w:color w:val="333333"/>
          <w:sz w:val="20"/>
          <w:szCs w:val="20"/>
        </w:rPr>
      </w:pPr>
      <w:r w:rsidDel="00000000" w:rsidR="00000000" w:rsidRPr="00000000">
        <w:rPr>
          <w:color w:val="333333"/>
          <w:sz w:val="20"/>
          <w:szCs w:val="20"/>
          <w:rtl w:val="0"/>
        </w:rPr>
        <w:t xml:space="preserve">• acting as a stakeholder platform or trans-national practice community (by area of socio-economic application and/or market sector);</w:t>
      </w:r>
    </w:p>
    <w:p w:rsidR="00000000" w:rsidDel="00000000" w:rsidP="00000000" w:rsidRDefault="00000000" w:rsidRPr="00000000" w14:paraId="00000052">
      <w:pPr>
        <w:widowControl w:val="0"/>
        <w:spacing w:line="240" w:lineRule="auto"/>
        <w:ind w:left="80" w:firstLine="0"/>
        <w:rPr>
          <w:color w:val="333333"/>
          <w:sz w:val="20"/>
          <w:szCs w:val="20"/>
        </w:rPr>
      </w:pPr>
      <w:r w:rsidDel="00000000" w:rsidR="00000000" w:rsidRPr="00000000">
        <w:rPr>
          <w:color w:val="333333"/>
          <w:sz w:val="20"/>
          <w:szCs w:val="20"/>
          <w:rtl w:val="0"/>
        </w:rPr>
        <w:t xml:space="preserve">• involving specific target groups (e.g., newly established research groups, Young Researchers and Innovators, the under-represented gender, teams from countries/regions with less capacity in the field of the Action).</w:t>
      </w:r>
    </w:p>
    <w:p w:rsidR="00000000" w:rsidDel="00000000" w:rsidP="00000000" w:rsidRDefault="00000000" w:rsidRPr="00000000" w14:paraId="00000053">
      <w:pPr>
        <w:widowControl w:val="0"/>
        <w:spacing w:line="240" w:lineRule="auto"/>
        <w:ind w:left="80" w:firstLine="0"/>
        <w:rPr>
          <w:i w:val="1"/>
          <w:iCs w:val="1"/>
          <w:color w:val="333333"/>
          <w:sz w:val="18"/>
          <w:szCs w:val="18"/>
        </w:rPr>
      </w:pPr>
      <w:r w:rsidDel="00000000" w:rsidR="00000000" w:rsidRPr="00000000">
        <w:rPr>
          <w:rtl w:val="0"/>
        </w:rPr>
      </w:r>
    </w:p>
    <w:p w:rsidR="00000000" w:rsidDel="00000000" w:rsidP="00000000" w:rsidRDefault="00000000" w:rsidRPr="00000000" w14:paraId="00000054">
      <w:pPr>
        <w:pStyle w:val="Heading1"/>
        <w:widowControl w:val="0"/>
        <w:spacing w:line="240" w:lineRule="auto"/>
        <w:ind w:left="80" w:firstLine="0"/>
        <w:rPr/>
      </w:pPr>
      <w:bookmarkStart w:colFirst="0" w:colLast="0" w:name="_podqjviyzrvv" w:id="2"/>
      <w:bookmarkEnd w:id="2"/>
      <w:r w:rsidDel="00000000" w:rsidR="00000000" w:rsidRPr="00000000">
        <w:rPr>
          <w:rtl w:val="0"/>
        </w:rPr>
        <w:t xml:space="preserve">Working Text: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0" w:before="0" w:line="240" w:lineRule="auto"/>
        <w:jc w:val="both"/>
        <w:rPr>
          <w:color w:val="3d5abf"/>
          <w:sz w:val="28"/>
          <w:szCs w:val="28"/>
        </w:rPr>
      </w:pPr>
      <w:r w:rsidDel="00000000" w:rsidR="00000000" w:rsidRPr="00000000">
        <w:rPr>
          <w:smallCaps w:val="1"/>
          <w:color w:val="3d5abf"/>
          <w:sz w:val="22"/>
          <w:szCs w:val="22"/>
          <w:rtl w:val="0"/>
        </w:rPr>
        <w:t xml:space="preserve">1.1 SOUNDNESS OF THE CHALLENGE </w:t>
      </w:r>
      <w:r w:rsidDel="00000000" w:rsidR="00000000" w:rsidRPr="00000000">
        <w:rPr>
          <w:rtl w:val="0"/>
        </w:rPr>
      </w:r>
    </w:p>
    <w:p w:rsidR="00000000" w:rsidDel="00000000" w:rsidP="00000000" w:rsidRDefault="00000000" w:rsidRPr="00000000" w14:paraId="00000057">
      <w:pPr>
        <w:pStyle w:val="Heading3"/>
        <w:keepNext w:val="0"/>
        <w:keepLines w:val="0"/>
        <w:tabs>
          <w:tab w:val="left" w:leader="none" w:pos="1843"/>
          <w:tab w:val="left" w:leader="none" w:pos="1843"/>
          <w:tab w:val="left" w:leader="none" w:pos="1843"/>
        </w:tabs>
        <w:spacing w:after="0" w:before="0" w:line="240" w:lineRule="auto"/>
        <w:jc w:val="both"/>
        <w:rPr>
          <w:smallCaps w:val="1"/>
          <w:color w:val="000000"/>
          <w:sz w:val="24"/>
          <w:szCs w:val="24"/>
        </w:rPr>
      </w:pPr>
      <w:r w:rsidDel="00000000" w:rsidR="00000000" w:rsidRPr="00000000">
        <w:rPr>
          <w:b w:val="1"/>
          <w:bCs w:val="1"/>
          <w:color w:val="000000"/>
          <w:sz w:val="20"/>
          <w:szCs w:val="20"/>
          <w:rtl w:val="0"/>
        </w:rPr>
        <w:t xml:space="preserve">1.1.1 DESCRIPTION OF THE STATE OF THE ART </w:t>
      </w:r>
      <w:r w:rsidDel="00000000" w:rsidR="00000000" w:rsidRPr="00000000">
        <w:rPr>
          <w:rtl w:val="0"/>
        </w:rPr>
      </w:r>
    </w:p>
    <w:p w:rsidR="00000000" w:rsidDel="00000000" w:rsidP="00000000" w:rsidRDefault="00000000" w:rsidRPr="00000000" w14:paraId="00000058">
      <w:pPr>
        <w:spacing w:line="240" w:lineRule="auto"/>
        <w:jc w:val="both"/>
        <w:rPr>
          <w:b w:val="1"/>
          <w:bCs w:val="1"/>
          <w:sz w:val="20"/>
          <w:szCs w:val="20"/>
        </w:rPr>
      </w:pPr>
      <w:r w:rsidDel="00000000" w:rsidR="00000000" w:rsidRPr="00000000">
        <w:rPr>
          <w:b w:val="1"/>
          <w:bCs w:val="1"/>
          <w:sz w:val="20"/>
          <w:szCs w:val="20"/>
          <w:rtl w:val="0"/>
        </w:rPr>
        <w:t xml:space="preserve">The Action </w:t>
      </w:r>
      <w:r w:rsidDel="00000000" w:rsidR="00000000" w:rsidRPr="00000000">
        <w:rPr>
          <w:sz w:val="20"/>
          <w:szCs w:val="20"/>
          <w:rtl w:val="0"/>
        </w:rPr>
        <w:t xml:space="preserve">will develop a research framework that will address the key challenges associated with integrating cutting-edge digital technologies in the finance sector. In achieving this</w:t>
      </w:r>
      <w:del w:author="Ania Zalewska" w:id="0" w:date="2024-09-15T21:23:20Z">
        <w:r w:rsidDel="00000000" w:rsidR="00000000" w:rsidRPr="00000000">
          <w:rPr>
            <w:sz w:val="20"/>
            <w:szCs w:val="20"/>
            <w:rtl w:val="0"/>
          </w:rPr>
          <w:delText xml:space="preserve"> aim</w:delText>
        </w:r>
      </w:del>
      <w:r w:rsidDel="00000000" w:rsidR="00000000" w:rsidRPr="00000000">
        <w:rPr>
          <w:sz w:val="20"/>
          <w:szCs w:val="20"/>
          <w:rtl w:val="0"/>
        </w:rPr>
        <w:t xml:space="preserve">, the Action will drive forward the digitalization of finance while ensuring that core policy objectives, such as consumer and investor protection, fair competition and stability continue to be met as the digital transformation of the financial sector continues. </w:t>
      </w:r>
      <w:r w:rsidDel="00000000" w:rsidR="00000000" w:rsidRPr="00000000">
        <w:rPr>
          <w:b w:val="1"/>
          <w:bCs w:val="1"/>
          <w:sz w:val="20"/>
          <w:szCs w:val="20"/>
          <w:rtl w:val="0"/>
        </w:rPr>
        <w:t xml:space="preserve"> </w:t>
      </w:r>
    </w:p>
    <w:p w:rsidR="00000000" w:rsidDel="00000000" w:rsidP="00000000" w:rsidRDefault="00000000" w:rsidRPr="00000000" w14:paraId="00000059">
      <w:pPr>
        <w:spacing w:line="240" w:lineRule="auto"/>
        <w:jc w:val="both"/>
        <w:rPr>
          <w:sz w:val="20"/>
          <w:szCs w:val="20"/>
        </w:rPr>
      </w:pPr>
      <w:r w:rsidDel="00000000" w:rsidR="00000000" w:rsidRPr="00000000">
        <w:rPr>
          <w:sz w:val="20"/>
          <w:szCs w:val="20"/>
          <w:rtl w:val="0"/>
        </w:rPr>
        <w:t xml:space="preserve">In recent years, we have seen the emergence of new technologies, products and business models at an unprecedented speed, all summarised under the label </w:t>
      </w:r>
      <w:r w:rsidDel="00000000" w:rsidR="00000000" w:rsidRPr="00000000">
        <w:rPr>
          <w:b w:val="1"/>
          <w:bCs w:val="1"/>
          <w:sz w:val="20"/>
          <w:szCs w:val="20"/>
          <w:rtl w:val="0"/>
        </w:rPr>
        <w:t xml:space="preserve">Digital Finance</w:t>
      </w:r>
      <w:r w:rsidDel="00000000" w:rsidR="00000000" w:rsidRPr="00000000">
        <w:rPr>
          <w:sz w:val="20"/>
          <w:szCs w:val="20"/>
          <w:rtl w:val="0"/>
        </w:rPr>
        <w:t xml:space="preserve">. The digitalisation of the financial industry holds great promise. It offers the opportunity to make quick and cost-effective payments, enable the development of innovative financial products and services and foster wider access to financial services</w:t>
      </w:r>
      <w:ins w:author="Ania Zalewska" w:id="1" w:date="2024-09-15T21:25:24Z">
        <w:r w:rsidDel="00000000" w:rsidR="00000000" w:rsidRPr="00000000">
          <w:rPr>
            <w:sz w:val="20"/>
            <w:szCs w:val="20"/>
            <w:rtl w:val="0"/>
          </w:rPr>
          <w:t xml:space="preserve">,</w:t>
        </w:r>
      </w:ins>
      <w:r w:rsidDel="00000000" w:rsidR="00000000" w:rsidRPr="00000000">
        <w:rPr>
          <w:sz w:val="20"/>
          <w:szCs w:val="20"/>
          <w:rtl w:val="0"/>
        </w:rPr>
        <w:t xml:space="preserve"> </w:t>
      </w:r>
      <w:r w:rsidDel="00000000" w:rsidR="00000000" w:rsidRPr="00000000">
        <w:rPr>
          <w:sz w:val="20"/>
          <w:szCs w:val="20"/>
          <w:rtl w:val="0"/>
        </w:rPr>
        <w:t xml:space="preserve">thus</w:t>
      </w:r>
      <w:r w:rsidDel="00000000" w:rsidR="00000000" w:rsidRPr="00000000">
        <w:rPr>
          <w:sz w:val="20"/>
          <w:szCs w:val="20"/>
          <w:rtl w:val="0"/>
        </w:rPr>
        <w:t xml:space="preserve"> incorporating previously “unbanked” areas. Put simply, </w:t>
      </w:r>
      <w:r w:rsidDel="00000000" w:rsidR="00000000" w:rsidRPr="00000000">
        <w:rPr>
          <w:b w:val="1"/>
          <w:bCs w:val="1"/>
          <w:sz w:val="20"/>
          <w:szCs w:val="20"/>
          <w:rtl w:val="0"/>
        </w:rPr>
        <w:t xml:space="preserve">digital technologies are expected to fundamentally transform the financial service industry.</w:t>
      </w:r>
      <w:r w:rsidDel="00000000" w:rsidR="00000000" w:rsidRPr="00000000">
        <w:rPr>
          <w:sz w:val="20"/>
          <w:szCs w:val="20"/>
          <w:rtl w:val="0"/>
        </w:rPr>
        <w:t xml:space="preserve"> Some examples of the practitioners’ perspective in terms of the topic’s relevance come from an extensive analysis done by the World Economic Forum (WEF) (2020), which provides a comprehensive picture of how digital technologies are applied in financial services by both incumbents and Fintechs. The study finds that: </w:t>
      </w:r>
    </w:p>
    <w:p w:rsidR="00000000" w:rsidDel="00000000" w:rsidP="00000000" w:rsidRDefault="00000000" w:rsidRPr="00000000" w14:paraId="0000005A">
      <w:pPr>
        <w:widowControl w:val="0"/>
        <w:numPr>
          <w:ilvl w:val="0"/>
          <w:numId w:val="3"/>
        </w:numPr>
        <w:spacing w:line="240" w:lineRule="auto"/>
        <w:ind w:left="720" w:hanging="360"/>
        <w:jc w:val="both"/>
        <w:rPr>
          <w:sz w:val="20"/>
          <w:szCs w:val="20"/>
        </w:rPr>
      </w:pPr>
      <w:r w:rsidDel="00000000" w:rsidR="00000000" w:rsidRPr="00000000">
        <w:rPr>
          <w:sz w:val="20"/>
          <w:szCs w:val="20"/>
          <w:rtl w:val="0"/>
        </w:rPr>
        <w:t xml:space="preserve">77% of practitioners anticipate innovative technologies to possess high or very high overall importance to their businesses in the future</w:t>
      </w:r>
    </w:p>
    <w:p w:rsidR="00000000" w:rsidDel="00000000" w:rsidP="00000000" w:rsidRDefault="00000000" w:rsidRPr="00000000" w14:paraId="0000005B">
      <w:pPr>
        <w:widowControl w:val="0"/>
        <w:numPr>
          <w:ilvl w:val="0"/>
          <w:numId w:val="3"/>
        </w:numPr>
        <w:spacing w:line="240" w:lineRule="auto"/>
        <w:ind w:left="720" w:hanging="360"/>
        <w:jc w:val="both"/>
        <w:rPr>
          <w:sz w:val="20"/>
          <w:szCs w:val="20"/>
        </w:rPr>
      </w:pPr>
      <w:r w:rsidDel="00000000" w:rsidR="00000000" w:rsidRPr="00000000">
        <w:rPr>
          <w:sz w:val="20"/>
          <w:szCs w:val="20"/>
          <w:rtl w:val="0"/>
        </w:rPr>
        <w:t xml:space="preserve">Approximately 64% of practitioners anticipate employing innovative digital technologies in all of the following categories – generating new revenue potential through new products and processes, process automation, risk management, customer service and client acquisition </w:t>
      </w:r>
    </w:p>
    <w:p w:rsidR="00000000" w:rsidDel="00000000" w:rsidP="00000000" w:rsidRDefault="00000000" w:rsidRPr="00000000" w14:paraId="0000005C">
      <w:pPr>
        <w:widowControl w:val="0"/>
        <w:numPr>
          <w:ilvl w:val="0"/>
          <w:numId w:val="3"/>
        </w:numPr>
        <w:spacing w:line="240" w:lineRule="auto"/>
        <w:ind w:left="720" w:hanging="360"/>
        <w:jc w:val="both"/>
        <w:rPr>
          <w:sz w:val="20"/>
          <w:szCs w:val="20"/>
        </w:rPr>
      </w:pPr>
      <w:r w:rsidDel="00000000" w:rsidR="00000000" w:rsidRPr="00000000">
        <w:rPr>
          <w:sz w:val="20"/>
          <w:szCs w:val="20"/>
          <w:rtl w:val="0"/>
        </w:rPr>
        <w:t xml:space="preserve">Overwhelmingly, practitioners expect that digital technologies will become a key success factor for specific financial service sectors</w:t>
      </w:r>
    </w:p>
    <w:p w:rsidR="00000000" w:rsidDel="00000000" w:rsidP="00000000" w:rsidRDefault="00000000" w:rsidRPr="00000000" w14:paraId="0000005D">
      <w:pPr>
        <w:spacing w:line="240" w:lineRule="auto"/>
        <w:jc w:val="both"/>
        <w:rPr>
          <w:sz w:val="20"/>
          <w:szCs w:val="20"/>
        </w:rPr>
      </w:pPr>
      <w:r w:rsidDel="00000000" w:rsidR="00000000" w:rsidRPr="00000000">
        <w:rPr>
          <w:sz w:val="20"/>
          <w:szCs w:val="20"/>
          <w:rtl w:val="0"/>
        </w:rPr>
        <w:t xml:space="preserve">Despite</w:t>
      </w:r>
      <w:del w:author="Rezarta Perri" w:id="2" w:date="2024-10-02T07:54:17Z">
        <w:commentRangeStart w:id="7"/>
        <w:r w:rsidDel="00000000" w:rsidR="00000000" w:rsidRPr="00000000">
          <w:rPr>
            <w:sz w:val="20"/>
            <w:szCs w:val="20"/>
            <w:rtl w:val="0"/>
          </w:rPr>
          <w:delText xml:space="preserve">espite</w:delText>
        </w:r>
      </w:del>
      <w:commentRangeEnd w:id="7"/>
      <w:r w:rsidDel="00000000" w:rsidR="00000000" w:rsidRPr="00000000">
        <w:commentReference w:id="7"/>
      </w:r>
      <w:r w:rsidDel="00000000" w:rsidR="00000000" w:rsidRPr="00000000">
        <w:rPr>
          <w:sz w:val="20"/>
          <w:szCs w:val="20"/>
          <w:rtl w:val="0"/>
        </w:rPr>
        <w:t xml:space="preserve"> promises, the fast adoption of innovative technologies in finance poses challenges and risks, encompassing legal issues like disclosure and oversight, technology-related concerns such as poor data quality, protection and privacy, lack of sufficient explainability, algorithmic bias, inconsistency in ESG assessment</w:t>
      </w:r>
      <w:ins w:author="Rezarta Perri" w:id="3" w:date="2024-10-02T07:54:40Z">
        <w:r w:rsidDel="00000000" w:rsidR="00000000" w:rsidRPr="00000000">
          <w:rPr>
            <w:sz w:val="20"/>
            <w:szCs w:val="20"/>
            <w:rtl w:val="0"/>
          </w:rPr>
          <w:t xml:space="preserve">, and knowledge asymmetry risks</w:t>
        </w:r>
      </w:ins>
      <w:r w:rsidDel="00000000" w:rsidR="00000000" w:rsidRPr="00000000">
        <w:rPr>
          <w:sz w:val="20"/>
          <w:szCs w:val="20"/>
          <w:rtl w:val="0"/>
        </w:rPr>
        <w:t xml:space="preserve">. </w:t>
      </w:r>
      <w:commentRangeStart w:id="8"/>
      <w:commentRangeStart w:id="9"/>
      <w:r w:rsidDel="00000000" w:rsidR="00000000" w:rsidRPr="00000000">
        <w:rPr>
          <w:sz w:val="20"/>
          <w:szCs w:val="20"/>
          <w:rtl w:val="0"/>
        </w:rPr>
        <w:t xml:space="preserve">The </w:t>
      </w:r>
      <w:ins w:author="Ania Zalewska" w:id="4" w:date="2024-09-15T21:30:00Z">
        <w:r w:rsidDel="00000000" w:rsidR="00000000" w:rsidRPr="00000000">
          <w:rPr>
            <w:sz w:val="20"/>
            <w:szCs w:val="20"/>
            <w:rtl w:val="0"/>
          </w:rPr>
          <w:t xml:space="preserve">EC</w:t>
        </w:r>
      </w:ins>
      <w:commentRangeEnd w:id="8"/>
      <w:r w:rsidDel="00000000" w:rsidR="00000000" w:rsidRPr="00000000">
        <w:commentReference w:id="8"/>
      </w:r>
      <w:commentRangeEnd w:id="9"/>
      <w:r w:rsidDel="00000000" w:rsidR="00000000" w:rsidRPr="00000000">
        <w:commentReference w:id="9"/>
      </w:r>
      <w:r w:rsidDel="00000000" w:rsidR="00000000" w:rsidRPr="00000000">
        <w:rPr>
          <w:sz w:val="20"/>
          <w:szCs w:val="20"/>
          <w:rtl w:val="0"/>
        </w:rPr>
        <w:t xml:space="preserve"> has taken steps </w:t>
      </w:r>
      <w:ins w:author="Ania Zalewska" w:id="5" w:date="2024-09-15T21:30:43Z">
        <w:r w:rsidDel="00000000" w:rsidR="00000000" w:rsidRPr="00000000">
          <w:rPr>
            <w:sz w:val="20"/>
            <w:szCs w:val="20"/>
            <w:rtl w:val="0"/>
          </w:rPr>
          <w:t xml:space="preserve">to</w:t>
        </w:r>
      </w:ins>
      <w:del w:author="Ania Zalewska" w:id="5" w:date="2024-09-15T21:30:43Z">
        <w:r w:rsidDel="00000000" w:rsidR="00000000" w:rsidRPr="00000000">
          <w:rPr>
            <w:sz w:val="20"/>
            <w:szCs w:val="20"/>
            <w:rtl w:val="0"/>
          </w:rPr>
          <w:delText xml:space="preserve">in</w:delText>
        </w:r>
      </w:del>
      <w:r w:rsidDel="00000000" w:rsidR="00000000" w:rsidRPr="00000000">
        <w:rPr>
          <w:sz w:val="20"/>
          <w:szCs w:val="20"/>
          <w:rtl w:val="0"/>
        </w:rPr>
        <w:t xml:space="preserve"> address</w:t>
      </w:r>
      <w:del w:author="Ania Zalewska" w:id="6" w:date="2024-09-15T21:30:47Z">
        <w:r w:rsidDel="00000000" w:rsidR="00000000" w:rsidRPr="00000000">
          <w:rPr>
            <w:sz w:val="20"/>
            <w:szCs w:val="20"/>
            <w:rtl w:val="0"/>
          </w:rPr>
          <w:delText xml:space="preserve">ing</w:delText>
        </w:r>
      </w:del>
      <w:r w:rsidDel="00000000" w:rsidR="00000000" w:rsidRPr="00000000">
        <w:rPr>
          <w:sz w:val="20"/>
          <w:szCs w:val="20"/>
          <w:rtl w:val="0"/>
        </w:rPr>
        <w:t xml:space="preserve"> some challenges through GDPR, the AI strategy </w:t>
      </w:r>
      <w:ins w:author="Rezarta Perri" w:id="7" w:date="2024-10-02T07:55:49Z">
        <w:r w:rsidDel="00000000" w:rsidR="00000000" w:rsidRPr="00000000">
          <w:rPr>
            <w:sz w:val="20"/>
            <w:szCs w:val="20"/>
            <w:rtl w:val="0"/>
          </w:rPr>
          <w:t xml:space="preserve">Act</w:t>
        </w:r>
      </w:ins>
      <w:r w:rsidDel="00000000" w:rsidR="00000000" w:rsidRPr="00000000">
        <w:rPr>
          <w:sz w:val="20"/>
          <w:szCs w:val="20"/>
          <w:rtl w:val="0"/>
        </w:rPr>
        <w:t xml:space="preserve">(</w:t>
      </w:r>
      <w:ins w:author="Ania Zalewska" w:id="8" w:date="2024-09-15T21:30:07Z">
        <w:r w:rsidDel="00000000" w:rsidR="00000000" w:rsidRPr="00000000">
          <w:rPr>
            <w:sz w:val="20"/>
            <w:szCs w:val="20"/>
            <w:rtl w:val="0"/>
          </w:rPr>
          <w:t xml:space="preserve">EC</w:t>
        </w:r>
      </w:ins>
      <w:del w:author="Ania Zalewska" w:id="8" w:date="2024-09-15T21:30:07Z">
        <w:r w:rsidDel="00000000" w:rsidR="00000000" w:rsidRPr="00000000">
          <w:rPr>
            <w:sz w:val="20"/>
            <w:szCs w:val="20"/>
            <w:rtl w:val="0"/>
          </w:rPr>
          <w:delText xml:space="preserve">European Commission.</w:delText>
        </w:r>
      </w:del>
      <w:r w:rsidDel="00000000" w:rsidR="00000000" w:rsidRPr="00000000">
        <w:rPr>
          <w:sz w:val="20"/>
          <w:szCs w:val="20"/>
          <w:rtl w:val="0"/>
        </w:rPr>
        <w:t xml:space="preserve">, 2023), and the digital finance package (E</w:t>
      </w:r>
      <w:ins w:author="Ania Zalewska" w:id="9" w:date="2024-09-15T21:30:12Z">
        <w:r w:rsidDel="00000000" w:rsidR="00000000" w:rsidRPr="00000000">
          <w:rPr>
            <w:sz w:val="20"/>
            <w:szCs w:val="20"/>
            <w:rtl w:val="0"/>
          </w:rPr>
          <w:t xml:space="preserve">C</w:t>
        </w:r>
      </w:ins>
      <w:del w:author="Ania Zalewska" w:id="9" w:date="2024-09-15T21:30:12Z">
        <w:r w:rsidDel="00000000" w:rsidR="00000000" w:rsidRPr="00000000">
          <w:rPr>
            <w:sz w:val="20"/>
            <w:szCs w:val="20"/>
            <w:rtl w:val="0"/>
          </w:rPr>
          <w:delText xml:space="preserve">uropean Commission.</w:delText>
        </w:r>
      </w:del>
      <w:r w:rsidDel="00000000" w:rsidR="00000000" w:rsidRPr="00000000">
        <w:rPr>
          <w:sz w:val="20"/>
          <w:szCs w:val="20"/>
          <w:rtl w:val="0"/>
        </w:rPr>
        <w:t xml:space="preserve">, 2020b). These issues </w:t>
      </w:r>
      <w:ins w:author="Ania Zalewska" w:id="10" w:date="2024-09-15T21:31:14Z">
        <w:r w:rsidDel="00000000" w:rsidR="00000000" w:rsidRPr="00000000">
          <w:rPr>
            <w:sz w:val="20"/>
            <w:szCs w:val="20"/>
            <w:rtl w:val="0"/>
          </w:rPr>
          <w:t xml:space="preserve">are </w:t>
        </w:r>
      </w:ins>
      <w:r w:rsidDel="00000000" w:rsidR="00000000" w:rsidRPr="00000000">
        <w:rPr>
          <w:sz w:val="20"/>
          <w:szCs w:val="20"/>
          <w:rtl w:val="0"/>
        </w:rPr>
        <w:t xml:space="preserve">align</w:t>
      </w:r>
      <w:ins w:author="Ania Zalewska" w:id="11" w:date="2024-09-15T21:31:17Z">
        <w:r w:rsidDel="00000000" w:rsidR="00000000" w:rsidRPr="00000000">
          <w:rPr>
            <w:sz w:val="20"/>
            <w:szCs w:val="20"/>
            <w:rtl w:val="0"/>
          </w:rPr>
          <w:t xml:space="preserve">ed</w:t>
        </w:r>
      </w:ins>
      <w:r w:rsidDel="00000000" w:rsidR="00000000" w:rsidRPr="00000000">
        <w:rPr>
          <w:sz w:val="20"/>
          <w:szCs w:val="20"/>
          <w:rtl w:val="0"/>
        </w:rPr>
        <w:t xml:space="preserve"> with UN Sustainable Development Goals (Department of Economic and Social Affairs, Sustainable Development, 2023) and are increasingly relevant for financial service companies. In particular, </w:t>
      </w:r>
      <w:del w:author="Ania Zalewska" w:id="12" w:date="2024-09-15T21:33:15Z">
        <w:r w:rsidDel="00000000" w:rsidR="00000000" w:rsidRPr="00000000">
          <w:rPr>
            <w:sz w:val="20"/>
            <w:szCs w:val="20"/>
            <w:rtl w:val="0"/>
          </w:rPr>
          <w:delText xml:space="preserve">To this point, the study done by </w:delText>
        </w:r>
      </w:del>
      <w:r w:rsidDel="00000000" w:rsidR="00000000" w:rsidRPr="00000000">
        <w:rPr>
          <w:sz w:val="20"/>
          <w:szCs w:val="20"/>
          <w:rtl w:val="0"/>
        </w:rPr>
        <w:t xml:space="preserve">WEF (2020) finds that: </w:t>
      </w:r>
    </w:p>
    <w:p w:rsidR="00000000" w:rsidDel="00000000" w:rsidP="00000000" w:rsidRDefault="00000000" w:rsidRPr="00000000" w14:paraId="0000005E">
      <w:pPr>
        <w:numPr>
          <w:ilvl w:val="0"/>
          <w:numId w:val="2"/>
        </w:numPr>
        <w:spacing w:line="240" w:lineRule="auto"/>
        <w:ind w:left="720" w:hanging="360"/>
        <w:jc w:val="both"/>
        <w:rPr>
          <w:sz w:val="20"/>
          <w:szCs w:val="20"/>
        </w:rPr>
      </w:pPr>
      <w:r w:rsidDel="00000000" w:rsidR="00000000" w:rsidRPr="00000000">
        <w:rPr>
          <w:sz w:val="20"/>
          <w:szCs w:val="20"/>
          <w:rtl w:val="0"/>
        </w:rPr>
        <w:t xml:space="preserve">91% of the surveyed practitioners consider data quality issues to be a key hurdle to deploying innovative digital technologies like </w:t>
      </w:r>
      <w:r w:rsidDel="00000000" w:rsidR="00000000" w:rsidRPr="00000000">
        <w:rPr>
          <w:sz w:val="20"/>
          <w:szCs w:val="20"/>
          <w:rtl w:val="0"/>
        </w:rPr>
        <w:t xml:space="preserve">machine learning</w:t>
      </w:r>
      <w:r w:rsidDel="00000000" w:rsidR="00000000" w:rsidRPr="00000000">
        <w:rPr>
          <w:sz w:val="20"/>
          <w:szCs w:val="20"/>
          <w:rtl w:val="0"/>
        </w:rPr>
        <w:t xml:space="preserve"> in practice</w:t>
      </w:r>
    </w:p>
    <w:p w:rsidR="00000000" w:rsidDel="00000000" w:rsidP="00000000" w:rsidRDefault="00000000" w:rsidRPr="00000000" w14:paraId="0000005F">
      <w:pPr>
        <w:numPr>
          <w:ilvl w:val="0"/>
          <w:numId w:val="2"/>
        </w:numPr>
        <w:spacing w:line="240" w:lineRule="auto"/>
        <w:ind w:left="720" w:hanging="360"/>
        <w:jc w:val="both"/>
        <w:rPr>
          <w:sz w:val="20"/>
          <w:szCs w:val="20"/>
        </w:rPr>
      </w:pPr>
      <w:r w:rsidDel="00000000" w:rsidR="00000000" w:rsidRPr="00000000">
        <w:rPr>
          <w:sz w:val="20"/>
          <w:szCs w:val="20"/>
          <w:rtl w:val="0"/>
        </w:rPr>
        <w:t xml:space="preserve">64% of practitioners consider deficits in trust and user adoption to be another major hindrance of the adoption of digital technologies in finance</w:t>
      </w:r>
    </w:p>
    <w:p w:rsidR="00000000" w:rsidDel="00000000" w:rsidP="00000000" w:rsidRDefault="00000000" w:rsidRPr="00000000" w14:paraId="00000060">
      <w:pPr>
        <w:numPr>
          <w:ilvl w:val="0"/>
          <w:numId w:val="2"/>
        </w:numPr>
        <w:spacing w:line="240" w:lineRule="auto"/>
        <w:ind w:left="720" w:hanging="360"/>
        <w:jc w:val="both"/>
        <w:rPr>
          <w:sz w:val="20"/>
          <w:szCs w:val="20"/>
        </w:rPr>
      </w:pPr>
      <w:r w:rsidDel="00000000" w:rsidR="00000000" w:rsidRPr="00000000">
        <w:rPr>
          <w:sz w:val="20"/>
          <w:szCs w:val="20"/>
          <w:rtl w:val="0"/>
        </w:rPr>
        <w:t xml:space="preserve">Complex models are often developed and evaluated within closed environments which do not match the conditions of real-world applications </w:t>
      </w:r>
    </w:p>
    <w:p w:rsidR="00000000" w:rsidDel="00000000" w:rsidP="00000000" w:rsidRDefault="00000000" w:rsidRPr="00000000" w14:paraId="00000061">
      <w:pPr>
        <w:numPr>
          <w:ilvl w:val="0"/>
          <w:numId w:val="2"/>
        </w:numPr>
        <w:spacing w:line="240" w:lineRule="auto"/>
        <w:ind w:left="720" w:hanging="360"/>
        <w:jc w:val="both"/>
        <w:rPr>
          <w:sz w:val="20"/>
          <w:szCs w:val="20"/>
        </w:rPr>
      </w:pPr>
      <w:r w:rsidDel="00000000" w:rsidR="00000000" w:rsidRPr="00000000">
        <w:rPr>
          <w:sz w:val="20"/>
          <w:szCs w:val="20"/>
          <w:rtl w:val="0"/>
        </w:rPr>
        <w:t xml:space="preserve">Firms are particularly wary of the potential for complex models to entrench biases in decision-making</w:t>
      </w:r>
      <w:ins w:author="Ania Zalewska" w:id="13" w:date="2024-09-15T21:34:18Z">
        <w:r w:rsidDel="00000000" w:rsidR="00000000" w:rsidRPr="00000000">
          <w:rPr>
            <w:sz w:val="20"/>
            <w:szCs w:val="20"/>
            <w:rtl w:val="0"/>
          </w:rPr>
          <w:t xml:space="preserve">.</w:t>
        </w:r>
      </w:ins>
      <w:r w:rsidDel="00000000" w:rsidR="00000000" w:rsidRPr="00000000">
        <w:rPr>
          <w:rtl w:val="0"/>
        </w:rPr>
      </w:r>
    </w:p>
    <w:p w:rsidR="00000000" w:rsidDel="00000000" w:rsidP="00000000" w:rsidRDefault="00000000" w:rsidRPr="00000000" w14:paraId="00000062">
      <w:pPr>
        <w:spacing w:line="240" w:lineRule="auto"/>
        <w:jc w:val="both"/>
        <w:rPr>
          <w:sz w:val="20"/>
          <w:szCs w:val="20"/>
        </w:rPr>
      </w:pPr>
      <w:r w:rsidDel="00000000" w:rsidR="00000000" w:rsidRPr="00000000">
        <w:rPr>
          <w:sz w:val="20"/>
          <w:szCs w:val="20"/>
          <w:rtl w:val="0"/>
        </w:rPr>
        <w:t xml:space="preserve">Having in mind this gap between the theoretical capabilities of technology and its actual implementation in real-world scenarios, the Action will develop a research framework that addresses the key technology-related </w:t>
      </w:r>
      <w:commentRangeStart w:id="10"/>
      <w:r w:rsidDel="00000000" w:rsidR="00000000" w:rsidRPr="00000000">
        <w:rPr>
          <w:sz w:val="20"/>
          <w:szCs w:val="20"/>
          <w:rtl w:val="0"/>
        </w:rPr>
        <w:t xml:space="preserve">huddles</w:t>
      </w:r>
      <w:commentRangeEnd w:id="10"/>
      <w:r w:rsidDel="00000000" w:rsidR="00000000" w:rsidRPr="00000000">
        <w:commentReference w:id="10"/>
      </w:r>
      <w:r w:rsidDel="00000000" w:rsidR="00000000" w:rsidRPr="00000000">
        <w:rPr>
          <w:sz w:val="20"/>
          <w:szCs w:val="20"/>
          <w:rtl w:val="0"/>
        </w:rPr>
        <w:t xml:space="preserve"> of implementing state-of-art technologies in finance applications and enable the transition to a digital finance ecosystem that is sustainable, transparent and inclusive. Specifically, the action will: (i) bolster the EU's digital data market by enhancing data quality, protection and privacy; (ii) establish clear guidelines for integrating generative AI in finance by developing innovative solutions for risk management, market trend prediction</w:t>
      </w:r>
      <w:ins w:author="Ania Zalewska" w:id="14" w:date="2024-09-15T21:37:35Z">
        <w:r w:rsidDel="00000000" w:rsidR="00000000" w:rsidRPr="00000000">
          <w:rPr>
            <w:sz w:val="20"/>
            <w:szCs w:val="20"/>
            <w:rtl w:val="0"/>
          </w:rPr>
          <w:t xml:space="preserve">s</w:t>
        </w:r>
      </w:ins>
      <w:r w:rsidDel="00000000" w:rsidR="00000000" w:rsidRPr="00000000">
        <w:rPr>
          <w:sz w:val="20"/>
          <w:szCs w:val="20"/>
          <w:rtl w:val="0"/>
        </w:rPr>
        <w:t xml:space="preserve">, and personalized financial products that take into consideration challenges related to data security, ethical considerations and regulatory compliance; (iii) develop domain-driven XAI solutions for the finance sector by solving some of the key challenges of deploying explainability to machine learning (ML) and deep learning (DL) models applied to financial use cases; and (iv) propose data-driven ESG scoring methods.</w:t>
      </w:r>
    </w:p>
    <w:p w:rsidR="00000000" w:rsidDel="00000000" w:rsidP="00000000" w:rsidRDefault="00000000" w:rsidRPr="00000000" w14:paraId="00000063">
      <w:pPr>
        <w:spacing w:line="240" w:lineRule="auto"/>
        <w:jc w:val="both"/>
        <w:rPr>
          <w:b w:val="1"/>
          <w:bCs w:val="1"/>
          <w:sz w:val="20"/>
          <w:szCs w:val="20"/>
        </w:rPr>
      </w:pPr>
      <w:r w:rsidDel="00000000" w:rsidR="00000000" w:rsidRPr="00000000">
        <w:rPr>
          <w:sz w:val="20"/>
          <w:szCs w:val="20"/>
          <w:rtl w:val="0"/>
        </w:rPr>
        <w:t xml:space="preserve">As a result, the </w:t>
      </w:r>
      <w:r w:rsidDel="00000000" w:rsidR="00000000" w:rsidRPr="00000000">
        <w:rPr>
          <w:b w:val="1"/>
          <w:bCs w:val="1"/>
          <w:sz w:val="20"/>
          <w:szCs w:val="20"/>
          <w:rtl w:val="0"/>
        </w:rPr>
        <w:t xml:space="preserve">Action’s research framework will </w:t>
      </w:r>
      <w:r w:rsidDel="00000000" w:rsidR="00000000" w:rsidRPr="00000000">
        <w:rPr>
          <w:rFonts w:ascii="Roboto" w:cs="Roboto" w:eastAsia="Roboto" w:hAnsi="Roboto"/>
          <w:b w:val="1"/>
          <w:bCs w:val="1"/>
          <w:color w:val="444746"/>
          <w:sz w:val="21"/>
          <w:szCs w:val="21"/>
          <w:rtl w:val="0"/>
        </w:rPr>
        <w:t xml:space="preserve">lead to more, better, and more inclusive financial innovations that accelerate the digital and green transition of Europe, in line with Europe’s key strategic priorities such as the </w:t>
      </w:r>
      <w:r w:rsidDel="00000000" w:rsidR="00000000" w:rsidRPr="00000000">
        <w:rPr>
          <w:b w:val="1"/>
          <w:bCs w:val="1"/>
          <w:sz w:val="20"/>
          <w:szCs w:val="20"/>
          <w:rtl w:val="0"/>
        </w:rPr>
        <w:t xml:space="preserve">development of key digital, enabling and emerging technologies (DG Research and Innovation, 2021)</w:t>
      </w:r>
      <w:r w:rsidDel="00000000" w:rsidR="00000000" w:rsidRPr="00000000">
        <w:rPr>
          <w:rFonts w:ascii="Roboto" w:cs="Roboto" w:eastAsia="Roboto" w:hAnsi="Roboto"/>
          <w:b w:val="1"/>
          <w:bCs w:val="1"/>
          <w:color w:val="444746"/>
          <w:sz w:val="21"/>
          <w:szCs w:val="21"/>
          <w:rtl w:val="0"/>
        </w:rPr>
        <w:t xml:space="preserve">, the European Green Deal, the Digital Finance Package and the European Approach to AI (European Commission 2023).</w:t>
      </w: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rPr>
      </w:pPr>
      <w:r w:rsidDel="00000000" w:rsidR="00000000" w:rsidRPr="00000000">
        <w:rPr>
          <w:sz w:val="20"/>
          <w:szCs w:val="20"/>
          <w:rtl w:val="0"/>
        </w:rPr>
        <w:t xml:space="preserve">We elaborate in more detail on the four key technology-related pillars of the future function of finance, which in turn define the research objectives of the Action:</w:t>
      </w:r>
      <w:r w:rsidDel="00000000" w:rsidR="00000000" w:rsidRPr="00000000">
        <w:rPr>
          <w:rtl w:val="0"/>
        </w:rPr>
      </w:r>
    </w:p>
    <w:p w:rsidR="00000000" w:rsidDel="00000000" w:rsidP="00000000" w:rsidRDefault="00000000" w:rsidRPr="00000000" w14:paraId="00000065">
      <w:pPr>
        <w:numPr>
          <w:ilvl w:val="0"/>
          <w:numId w:val="1"/>
        </w:numPr>
        <w:spacing w:line="240" w:lineRule="auto"/>
        <w:ind w:left="720" w:hanging="360"/>
        <w:jc w:val="both"/>
        <w:rPr>
          <w:sz w:val="20"/>
          <w:szCs w:val="20"/>
        </w:rPr>
      </w:pPr>
      <w:commentRangeStart w:id="11"/>
      <w:r w:rsidDel="00000000" w:rsidR="00000000" w:rsidRPr="00000000">
        <w:rPr>
          <w:b w:val="1"/>
          <w:bCs w:val="1"/>
          <w:sz w:val="20"/>
          <w:szCs w:val="20"/>
          <w:rtl w:val="0"/>
        </w:rPr>
        <w:t xml:space="preserve">Ensuring data protection, privacy and fairness in financial data</w:t>
      </w:r>
      <w:commentRangeEnd w:id="11"/>
      <w:r w:rsidDel="00000000" w:rsidR="00000000" w:rsidRPr="00000000">
        <w:commentReference w:id="11"/>
      </w:r>
      <w:r w:rsidDel="00000000" w:rsidR="00000000" w:rsidRPr="00000000">
        <w:rPr>
          <w:b w:val="1"/>
          <w:bCs w:val="1"/>
          <w:sz w:val="20"/>
          <w:szCs w:val="20"/>
          <w:rtl w:val="0"/>
        </w:rPr>
        <w:t xml:space="preserve"> (WG1). </w:t>
      </w:r>
      <w:del w:author="Lucia Gomez" w:id="15" w:date="2024-10-02T07:22:45Z">
        <w:r w:rsidDel="00000000" w:rsidR="00000000" w:rsidRPr="00000000">
          <w:rPr>
            <w:sz w:val="20"/>
            <w:szCs w:val="20"/>
            <w:rtl w:val="0"/>
          </w:rPr>
          <w:delText xml:space="preserve">The</w:delText>
        </w:r>
      </w:del>
      <w:ins w:author="Lucia Gomez" w:id="15" w:date="2024-10-02T07:22:45Z">
        <w:r w:rsidDel="00000000" w:rsidR="00000000" w:rsidRPr="00000000">
          <w:rPr>
            <w:sz w:val="20"/>
            <w:szCs w:val="20"/>
            <w:rtl w:val="0"/>
          </w:rPr>
          <w:t xml:space="preserve">At the center of the financial digital transformation</w:t>
        </w:r>
      </w:ins>
      <w:r w:rsidDel="00000000" w:rsidR="00000000" w:rsidRPr="00000000">
        <w:rPr>
          <w:sz w:val="20"/>
          <w:szCs w:val="20"/>
          <w:rtl w:val="0"/>
        </w:rPr>
        <w:t xml:space="preserve"> </w:t>
      </w:r>
      <w:ins w:author="Lucia Gomez" w:id="16" w:date="2024-10-02T07:23:08Z">
        <w:r w:rsidDel="00000000" w:rsidR="00000000" w:rsidRPr="00000000">
          <w:rPr>
            <w:sz w:val="20"/>
            <w:szCs w:val="20"/>
            <w:rtl w:val="0"/>
          </w:rPr>
          <w:t xml:space="preserve">and </w:t>
        </w:r>
      </w:ins>
      <w:del w:author="Lucia Gomez" w:id="16" w:date="2024-10-02T07:23:08Z">
        <w:r w:rsidDel="00000000" w:rsidR="00000000" w:rsidRPr="00000000">
          <w:rPr>
            <w:sz w:val="20"/>
            <w:szCs w:val="20"/>
            <w:rtl w:val="0"/>
          </w:rPr>
          <w:delText xml:space="preserve">distinctive trait of the emerging new financial </w:delText>
        </w:r>
      </w:del>
      <w:r w:rsidDel="00000000" w:rsidR="00000000" w:rsidRPr="00000000">
        <w:rPr>
          <w:sz w:val="20"/>
          <w:szCs w:val="20"/>
          <w:rtl w:val="0"/>
        </w:rPr>
        <w:t xml:space="preserve">ecosystem</w:t>
      </w:r>
      <w:ins w:author="Lucia Gomez" w:id="17" w:date="2024-10-02T07:23:20Z">
        <w:r w:rsidDel="00000000" w:rsidR="00000000" w:rsidRPr="00000000">
          <w:rPr>
            <w:sz w:val="20"/>
            <w:szCs w:val="20"/>
            <w:rtl w:val="0"/>
          </w:rPr>
          <w:t xml:space="preserve"> shaping,</w:t>
        </w:r>
      </w:ins>
      <w:r w:rsidDel="00000000" w:rsidR="00000000" w:rsidRPr="00000000">
        <w:rPr>
          <w:sz w:val="20"/>
          <w:szCs w:val="20"/>
          <w:rtl w:val="0"/>
        </w:rPr>
        <w:t xml:space="preserve"> is the increasing availability of data</w:t>
      </w:r>
      <w:del w:author="Lucia Gomez" w:id="18" w:date="2024-10-02T07:22:16Z">
        <w:r w:rsidDel="00000000" w:rsidR="00000000" w:rsidRPr="00000000">
          <w:rPr>
            <w:sz w:val="20"/>
            <w:szCs w:val="20"/>
            <w:rtl w:val="0"/>
          </w:rPr>
          <w:delText xml:space="preserve">. Data is in the </w:delText>
        </w:r>
      </w:del>
      <w:ins w:author="Lucia Gomez" w:id="18" w:date="2024-10-02T07:22:16Z">
        <w:del w:author="Lucia Gomez" w:id="18" w:date="2024-10-02T07:22:16Z">
          <w:r w:rsidDel="00000000" w:rsidR="00000000" w:rsidRPr="00000000">
            <w:rPr>
              <w:sz w:val="20"/>
              <w:szCs w:val="20"/>
              <w:rtl w:val="0"/>
              <w:rPrChange w:author="Lucia Gomez" w:id="19" w:date="2024-10-02T07:22:16Z">
                <w:rPr>
                  <w:sz w:val="20"/>
                  <w:szCs w:val="20"/>
                </w:rPr>
              </w:rPrChange>
            </w:rPr>
            <w:delText xml:space="preserve">center</w:delText>
          </w:r>
        </w:del>
      </w:ins>
      <w:del w:author="Lucia Gomez" w:id="18" w:date="2024-10-02T07:22:16Z">
        <w:r w:rsidDel="00000000" w:rsidR="00000000" w:rsidRPr="00000000">
          <w:rPr>
            <w:sz w:val="20"/>
            <w:szCs w:val="20"/>
            <w:rtl w:val="0"/>
            <w:rPrChange w:author="Lucia Gomez" w:id="19" w:date="2024-10-02T07:22:16Z">
              <w:rPr>
                <w:sz w:val="20"/>
                <w:szCs w:val="20"/>
              </w:rPr>
            </w:rPrChange>
          </w:rPr>
          <w:delText xml:space="preserve">centre</w:delText>
        </w:r>
        <w:r w:rsidDel="00000000" w:rsidR="00000000" w:rsidRPr="00000000">
          <w:rPr>
            <w:sz w:val="20"/>
            <w:szCs w:val="20"/>
            <w:rtl w:val="0"/>
          </w:rPr>
          <w:delText xml:space="preserve"> of the digital transformation and more is to come </w:delText>
        </w:r>
      </w:del>
      <w:r w:rsidDel="00000000" w:rsidR="00000000" w:rsidRPr="00000000">
        <w:rPr>
          <w:sz w:val="20"/>
          <w:szCs w:val="20"/>
          <w:rtl w:val="0"/>
        </w:rPr>
        <w:t xml:space="preserve">(EC, A European strategy for data, 2020). Both academia and industry are </w:t>
      </w:r>
      <w:del w:author="Lucia Gomez" w:id="20" w:date="2024-10-02T07:23:43Z">
        <w:r w:rsidDel="00000000" w:rsidR="00000000" w:rsidRPr="00000000">
          <w:rPr>
            <w:sz w:val="20"/>
            <w:szCs w:val="20"/>
            <w:rtl w:val="0"/>
          </w:rPr>
          <w:delText xml:space="preserve">increasingly </w:delText>
        </w:r>
      </w:del>
      <w:r w:rsidDel="00000000" w:rsidR="00000000" w:rsidRPr="00000000">
        <w:rPr>
          <w:sz w:val="20"/>
          <w:szCs w:val="20"/>
          <w:rtl w:val="0"/>
        </w:rPr>
        <w:t xml:space="preserve">faced with </w:t>
      </w:r>
      <w:ins w:author="Lucia Gomez" w:id="21" w:date="2024-10-02T06:58:28Z">
        <w:r w:rsidDel="00000000" w:rsidR="00000000" w:rsidRPr="00000000">
          <w:rPr>
            <w:sz w:val="20"/>
            <w:szCs w:val="20"/>
            <w:rtl w:val="0"/>
          </w:rPr>
          <w:t xml:space="preserve">more than ever unstructured </w:t>
        </w:r>
      </w:ins>
      <w:r w:rsidDel="00000000" w:rsidR="00000000" w:rsidRPr="00000000">
        <w:rPr>
          <w:sz w:val="20"/>
          <w:szCs w:val="20"/>
          <w:rtl w:val="0"/>
        </w:rPr>
        <w:t xml:space="preserve">data characterised </w:t>
      </w:r>
      <w:ins w:author="Lucia Gomez" w:id="22" w:date="2024-10-02T06:58:38Z">
        <w:r w:rsidDel="00000000" w:rsidR="00000000" w:rsidRPr="00000000">
          <w:rPr>
            <w:sz w:val="20"/>
            <w:szCs w:val="20"/>
            <w:rtl w:val="0"/>
            <w:rPrChange w:author="Lucia Gomez" w:id="23" w:date="2024-10-02T06:58:38Z">
              <w:rPr>
                <w:sz w:val="20"/>
                <w:szCs w:val="20"/>
              </w:rPr>
            </w:rPrChange>
          </w:rPr>
          <w:t xml:space="preserve">with a staggeringly</w:t>
        </w:r>
      </w:ins>
      <w:del w:author="Lucia Gomez" w:id="22" w:date="2024-10-02T06:58:38Z">
        <w:r w:rsidDel="00000000" w:rsidR="00000000" w:rsidRPr="00000000">
          <w:rPr>
            <w:sz w:val="20"/>
            <w:szCs w:val="20"/>
            <w:rtl w:val="0"/>
            <w:rPrChange w:author="Lucia Gomez" w:id="23" w:date="2024-10-02T06:58:38Z">
              <w:rPr>
                <w:sz w:val="20"/>
                <w:szCs w:val="20"/>
              </w:rPr>
            </w:rPrChange>
          </w:rPr>
          <w:delText xml:space="preserve">with staggeringly</w:delText>
        </w:r>
      </w:del>
      <w:r w:rsidDel="00000000" w:rsidR="00000000" w:rsidRPr="00000000">
        <w:rPr>
          <w:sz w:val="20"/>
          <w:szCs w:val="20"/>
          <w:rtl w:val="0"/>
        </w:rPr>
        <w:t xml:space="preserve"> high number of dimensions,</w:t>
      </w:r>
      <w:ins w:author="Lucia Gomez" w:id="24" w:date="2024-10-02T07:23:58Z">
        <w:r w:rsidDel="00000000" w:rsidR="00000000" w:rsidRPr="00000000">
          <w:rPr>
            <w:sz w:val="20"/>
            <w:szCs w:val="20"/>
            <w:rtl w:val="0"/>
          </w:rPr>
          <w:t xml:space="preserve"> modalities and</w:t>
        </w:r>
      </w:ins>
      <w:r w:rsidDel="00000000" w:rsidR="00000000" w:rsidRPr="00000000">
        <w:rPr>
          <w:sz w:val="20"/>
          <w:szCs w:val="20"/>
          <w:rtl w:val="0"/>
        </w:rPr>
        <w:t xml:space="preserve"> </w:t>
      </w:r>
      <w:del w:author="Lucia Gomez" w:id="25" w:date="2024-10-02T07:24:02Z">
        <w:r w:rsidDel="00000000" w:rsidR="00000000" w:rsidRPr="00000000">
          <w:rPr>
            <w:sz w:val="20"/>
            <w:szCs w:val="20"/>
            <w:rtl w:val="0"/>
          </w:rPr>
          <w:delText xml:space="preserve">high </w:delText>
        </w:r>
      </w:del>
      <w:r w:rsidDel="00000000" w:rsidR="00000000" w:rsidRPr="00000000">
        <w:rPr>
          <w:sz w:val="20"/>
          <w:szCs w:val="20"/>
          <w:rtl w:val="0"/>
        </w:rPr>
        <w:t xml:space="preserve">variability</w:t>
      </w:r>
      <w:ins w:author="Lucia Gomez" w:id="26" w:date="2024-10-02T07:24:04Z">
        <w:r w:rsidDel="00000000" w:rsidR="00000000" w:rsidRPr="00000000">
          <w:rPr>
            <w:sz w:val="20"/>
            <w:szCs w:val="20"/>
            <w:rtl w:val="0"/>
          </w:rPr>
          <w:t xml:space="preserve">.</w:t>
        </w:r>
      </w:ins>
      <w:del w:author="Lucia Gomez" w:id="26" w:date="2024-10-02T07:24:04Z">
        <w:r w:rsidDel="00000000" w:rsidR="00000000" w:rsidRPr="00000000">
          <w:rPr>
            <w:sz w:val="20"/>
            <w:szCs w:val="20"/>
            <w:rtl w:val="0"/>
          </w:rPr>
          <w:delText xml:space="preserve"> and high </w:delText>
        </w:r>
        <w:commentRangeStart w:id="12"/>
        <w:r w:rsidDel="00000000" w:rsidR="00000000" w:rsidRPr="00000000">
          <w:rPr>
            <w:sz w:val="20"/>
            <w:szCs w:val="20"/>
            <w:rtl w:val="0"/>
          </w:rPr>
          <w:delText xml:space="preserve">veracity</w:delText>
        </w:r>
      </w:del>
      <w:commentRangeEnd w:id="12"/>
      <w:r w:rsidDel="00000000" w:rsidR="00000000" w:rsidRPr="00000000">
        <w:commentReference w:id="12"/>
      </w:r>
      <w:r w:rsidDel="00000000" w:rsidR="00000000" w:rsidRPr="00000000">
        <w:rPr>
          <w:sz w:val="20"/>
          <w:szCs w:val="20"/>
          <w:rtl w:val="0"/>
        </w:rPr>
        <w:t xml:space="preserve">.</w:t>
      </w:r>
      <w:ins w:author="Lucia Gomez" w:id="27" w:date="2024-10-02T07:28:11Z">
        <w:r w:rsidDel="00000000" w:rsidR="00000000" w:rsidRPr="00000000">
          <w:rPr>
            <w:sz w:val="20"/>
            <w:szCs w:val="20"/>
            <w:rtl w:val="0"/>
          </w:rPr>
          <w:t xml:space="preserve"> Together with this unstoppable data explosion, the complexity of debates and regulations for data protection, privacy and fairness are also on the rise. However, many are still the open questions around responsible and compliant data practices, namely considering regulatory frameworks such as GDPR, ePD, PSD2, MiCA, or AMLD.</w:t>
        </w:r>
      </w:ins>
      <w:r w:rsidDel="00000000" w:rsidR="00000000" w:rsidRPr="00000000">
        <w:rPr>
          <w:sz w:val="20"/>
          <w:szCs w:val="20"/>
          <w:rtl w:val="0"/>
        </w:rPr>
        <w:t xml:space="preserve"> </w:t>
      </w:r>
      <w:ins w:author="Rezarta Perri" w:id="28" w:date="2024-10-02T07:57:01Z">
        <w:r w:rsidDel="00000000" w:rsidR="00000000" w:rsidRPr="00000000">
          <w:rPr>
            <w:sz w:val="20"/>
            <w:szCs w:val="20"/>
            <w:rtl w:val="0"/>
          </w:rPr>
          <w:t xml:space="preserve">Along these</w:t>
        </w:r>
      </w:ins>
      <w:ins w:author="Lucia Gomez" w:id="29" w:date="2024-10-02T06:59:50Z">
        <w:del w:author="Rezarta Perri" w:id="28" w:date="2024-10-02T07:57:01Z">
          <w:r w:rsidDel="00000000" w:rsidR="00000000" w:rsidRPr="00000000">
            <w:rPr>
              <w:sz w:val="20"/>
              <w:szCs w:val="20"/>
              <w:rtl w:val="0"/>
            </w:rPr>
            <w:delText xml:space="preserve">In this</w:delText>
          </w:r>
        </w:del>
        <w:r w:rsidDel="00000000" w:rsidR="00000000" w:rsidRPr="00000000">
          <w:rPr>
            <w:sz w:val="20"/>
            <w:szCs w:val="20"/>
            <w:rtl w:val="0"/>
          </w:rPr>
          <w:t xml:space="preserve"> lines, the financial sector faces recurrent challenges such as data breaches, data sharing risks, biased decision making, or lack of transparency. Therefore, rendering </w:t>
        </w:r>
      </w:ins>
      <w:del w:author="Lucia Gomez" w:id="29" w:date="2024-10-02T06:59:50Z">
        <w:r w:rsidDel="00000000" w:rsidR="00000000" w:rsidRPr="00000000">
          <w:rPr>
            <w:sz w:val="20"/>
            <w:szCs w:val="20"/>
            <w:rtl w:val="0"/>
          </w:rPr>
          <w:delText xml:space="preserve">Utilising</w:delText>
        </w:r>
      </w:del>
      <w:r w:rsidDel="00000000" w:rsidR="00000000" w:rsidRPr="00000000">
        <w:rPr>
          <w:sz w:val="20"/>
          <w:szCs w:val="20"/>
          <w:rtl w:val="0"/>
        </w:rPr>
        <w:t xml:space="preserve"> </w:t>
      </w:r>
      <w:ins w:author="Lucia Gomez" w:id="30" w:date="2024-10-02T07:31:12Z">
        <w:r w:rsidDel="00000000" w:rsidR="00000000" w:rsidRPr="00000000">
          <w:rPr>
            <w:sz w:val="20"/>
            <w:szCs w:val="20"/>
            <w:rtl w:val="0"/>
          </w:rPr>
          <w:t xml:space="preserve">financial</w:t>
        </w:r>
      </w:ins>
      <w:del w:author="Lucia Gomez" w:id="30" w:date="2024-10-02T07:31:12Z">
        <w:r w:rsidDel="00000000" w:rsidR="00000000" w:rsidRPr="00000000">
          <w:rPr>
            <w:sz w:val="20"/>
            <w:szCs w:val="20"/>
            <w:rtl w:val="0"/>
          </w:rPr>
          <w:delText xml:space="preserve">such</w:delText>
        </w:r>
      </w:del>
      <w:r w:rsidDel="00000000" w:rsidR="00000000" w:rsidRPr="00000000">
        <w:rPr>
          <w:sz w:val="20"/>
          <w:szCs w:val="20"/>
          <w:rtl w:val="0"/>
        </w:rPr>
        <w:t xml:space="preserve"> data</w:t>
      </w:r>
      <w:ins w:author="Lucia Gomez" w:id="31" w:date="2024-10-02T06:59:54Z">
        <w:r w:rsidDel="00000000" w:rsidR="00000000" w:rsidRPr="00000000">
          <w:rPr>
            <w:sz w:val="20"/>
            <w:szCs w:val="20"/>
            <w:rtl w:val="0"/>
          </w:rPr>
          <w:t xml:space="preserve"> usable while ensuring protection, privacy and fairness</w:t>
        </w:r>
      </w:ins>
      <w:r w:rsidDel="00000000" w:rsidR="00000000" w:rsidRPr="00000000">
        <w:rPr>
          <w:sz w:val="20"/>
          <w:szCs w:val="20"/>
          <w:rtl w:val="0"/>
        </w:rPr>
        <w:t xml:space="preserve"> </w:t>
      </w:r>
      <w:ins w:author="Lucia Gomez" w:id="32" w:date="2024-10-02T07:00:02Z">
        <w:r w:rsidDel="00000000" w:rsidR="00000000" w:rsidRPr="00000000">
          <w:rPr>
            <w:sz w:val="20"/>
            <w:szCs w:val="20"/>
            <w:rtl w:val="0"/>
          </w:rPr>
          <w:t xml:space="preserve">entails</w:t>
        </w:r>
      </w:ins>
      <w:del w:author="Lucia Gomez" w:id="32" w:date="2024-10-02T07:00:02Z">
        <w:r w:rsidDel="00000000" w:rsidR="00000000" w:rsidRPr="00000000">
          <w:rPr>
            <w:sz w:val="20"/>
            <w:szCs w:val="20"/>
            <w:rtl w:val="0"/>
          </w:rPr>
          <w:delText xml:space="preserve">is accompanied </w:delText>
        </w:r>
      </w:del>
      <w:del w:author="Lucia Gomez" w:id="33" w:date="2024-10-02T07:00:07Z">
        <w:r w:rsidDel="00000000" w:rsidR="00000000" w:rsidRPr="00000000">
          <w:rPr>
            <w:sz w:val="20"/>
            <w:szCs w:val="20"/>
            <w:rtl w:val="0"/>
          </w:rPr>
          <w:delText xml:space="preserve">by</w:delText>
        </w:r>
      </w:del>
      <w:r w:rsidDel="00000000" w:rsidR="00000000" w:rsidRPr="00000000">
        <w:rPr>
          <w:sz w:val="20"/>
          <w:szCs w:val="20"/>
          <w:rtl w:val="0"/>
        </w:rPr>
        <w:t xml:space="preserve"> many challenges among which: How do we ensure that all </w:t>
      </w:r>
      <w:ins w:author="Lucia Gomez" w:id="34" w:date="2024-10-02T07:25:04Z">
        <w:r w:rsidDel="00000000" w:rsidR="00000000" w:rsidRPr="00000000">
          <w:rPr>
            <w:sz w:val="20"/>
            <w:szCs w:val="20"/>
            <w:rtl w:val="0"/>
          </w:rPr>
          <w:t xml:space="preserve">standards for</w:t>
        </w:r>
      </w:ins>
      <w:del w:author="Lucia Gomez" w:id="34" w:date="2024-10-02T07:25:04Z">
        <w:r w:rsidDel="00000000" w:rsidR="00000000" w:rsidRPr="00000000">
          <w:rPr>
            <w:sz w:val="20"/>
            <w:szCs w:val="20"/>
            <w:rtl w:val="0"/>
          </w:rPr>
          <w:delText xml:space="preserve">dimensions</w:delText>
        </w:r>
      </w:del>
      <w:r w:rsidDel="00000000" w:rsidR="00000000" w:rsidRPr="00000000">
        <w:rPr>
          <w:sz w:val="20"/>
          <w:szCs w:val="20"/>
          <w:rtl w:val="0"/>
        </w:rPr>
        <w:t xml:space="preserve"> </w:t>
      </w:r>
      <w:del w:author="Lucia Gomez" w:id="35" w:date="2024-10-02T07:25:08Z">
        <w:r w:rsidDel="00000000" w:rsidR="00000000" w:rsidRPr="00000000">
          <w:rPr>
            <w:sz w:val="20"/>
            <w:szCs w:val="20"/>
            <w:rtl w:val="0"/>
          </w:rPr>
          <w:delText xml:space="preserve">(</w:delText>
        </w:r>
      </w:del>
      <w:r w:rsidDel="00000000" w:rsidR="00000000" w:rsidRPr="00000000">
        <w:rPr>
          <w:sz w:val="20"/>
          <w:szCs w:val="20"/>
          <w:rtl w:val="0"/>
        </w:rPr>
        <w:t xml:space="preserve">accuracy, consistency, completeness, currency, volatility and timeliness</w:t>
      </w:r>
      <w:del w:author="Lucia Gomez" w:id="36" w:date="2024-10-02T07:25:11Z">
        <w:r w:rsidDel="00000000" w:rsidR="00000000" w:rsidRPr="00000000">
          <w:rPr>
            <w:sz w:val="20"/>
            <w:szCs w:val="20"/>
            <w:rtl w:val="0"/>
          </w:rPr>
          <w:delText xml:space="preserve">)</w:delText>
        </w:r>
      </w:del>
      <w:r w:rsidDel="00000000" w:rsidR="00000000" w:rsidRPr="00000000">
        <w:rPr>
          <w:sz w:val="20"/>
          <w:szCs w:val="20"/>
          <w:rtl w:val="0"/>
        </w:rPr>
        <w:t xml:space="preserve"> of data quality are satisfied</w:t>
      </w:r>
      <w:del w:author="Lucia Gomez" w:id="37" w:date="2024-10-02T07:25:42Z">
        <w:r w:rsidDel="00000000" w:rsidR="00000000" w:rsidRPr="00000000">
          <w:rPr>
            <w:sz w:val="20"/>
            <w:szCs w:val="20"/>
            <w:rtl w:val="0"/>
          </w:rPr>
          <w:delText xml:space="preserve"> to a necessary extent</w:delText>
        </w:r>
      </w:del>
      <w:r w:rsidDel="00000000" w:rsidR="00000000" w:rsidRPr="00000000">
        <w:rPr>
          <w:sz w:val="20"/>
          <w:szCs w:val="20"/>
          <w:rtl w:val="0"/>
        </w:rPr>
        <w:t xml:space="preserve">? What are the key challenges and opportunities in developing a unified data privacy framework, including clear definitions and methods, for ensuring the security and compliance of financial applications through the integration of differential privacy and federated learning techniques? What are the most effective methods and techniques for assessing and mitigating biases in large financial datasets to achieve data fairness, and how do these methods impact decision-making processes and outcomes in various finance use cases?</w:t>
      </w:r>
    </w:p>
    <w:p w:rsidR="00000000" w:rsidDel="00000000" w:rsidP="00000000" w:rsidRDefault="00000000" w:rsidRPr="00000000" w14:paraId="00000066">
      <w:pPr>
        <w:numPr>
          <w:ilvl w:val="0"/>
          <w:numId w:val="1"/>
        </w:numPr>
        <w:spacing w:line="240" w:lineRule="auto"/>
        <w:ind w:left="720" w:hanging="360"/>
        <w:jc w:val="both"/>
        <w:rPr>
          <w:sz w:val="20"/>
          <w:szCs w:val="20"/>
        </w:rPr>
      </w:pPr>
      <w:r w:rsidDel="00000000" w:rsidR="00000000" w:rsidRPr="00000000">
        <w:rPr>
          <w:b w:val="1"/>
          <w:bCs w:val="1"/>
          <w:sz w:val="20"/>
          <w:szCs w:val="20"/>
          <w:rtl w:val="0"/>
        </w:rPr>
        <w:t xml:space="preserve">Develop and deploy end-to-end use cases of generative AI's applications in finance (WG2).</w:t>
      </w:r>
      <w:r w:rsidDel="00000000" w:rsidR="00000000" w:rsidRPr="00000000">
        <w:rPr>
          <w:sz w:val="20"/>
          <w:szCs w:val="20"/>
          <w:rtl w:val="0"/>
        </w:rPr>
        <w:t xml:space="preserve"> Generative AI holds transformative potential for the finance sector, offering capabilities that span from the simulation of intricate financial scenarios and the creation of novel investment strategies, to the generation of synthetic financial data for enhanced analytics. By leveraging th</w:t>
      </w:r>
      <w:ins w:author="Lucia Gomez" w:id="38" w:date="2024-10-12T10:58:20Z">
        <w:r w:rsidDel="00000000" w:rsidR="00000000" w:rsidRPr="00000000">
          <w:rPr>
            <w:sz w:val="20"/>
            <w:szCs w:val="20"/>
            <w:rtl w:val="0"/>
          </w:rPr>
          <w:t xml:space="preserve">i</w:t>
        </w:r>
      </w:ins>
      <w:del w:author="Lucia Gomez" w:id="38" w:date="2024-10-12T10:58:20Z">
        <w:r w:rsidDel="00000000" w:rsidR="00000000" w:rsidRPr="00000000">
          <w:rPr>
            <w:sz w:val="20"/>
            <w:szCs w:val="20"/>
            <w:rtl w:val="0"/>
          </w:rPr>
          <w:delText xml:space="preserve">e</w:delText>
        </w:r>
      </w:del>
      <w:r w:rsidDel="00000000" w:rsidR="00000000" w:rsidRPr="00000000">
        <w:rPr>
          <w:sz w:val="20"/>
          <w:szCs w:val="20"/>
          <w:rtl w:val="0"/>
        </w:rPr>
        <w:t xml:space="preserve">s</w:t>
      </w:r>
      <w:del w:author="Lucia Gomez" w:id="39" w:date="2024-10-12T10:58:18Z">
        <w:r w:rsidDel="00000000" w:rsidR="00000000" w:rsidRPr="00000000">
          <w:rPr>
            <w:sz w:val="20"/>
            <w:szCs w:val="20"/>
            <w:rtl w:val="0"/>
          </w:rPr>
          <w:delText xml:space="preserve">e</w:delText>
        </w:r>
      </w:del>
      <w:r w:rsidDel="00000000" w:rsidR="00000000" w:rsidRPr="00000000">
        <w:rPr>
          <w:sz w:val="20"/>
          <w:szCs w:val="20"/>
          <w:rtl w:val="0"/>
        </w:rPr>
        <w:t xml:space="preserve"> </w:t>
      </w:r>
      <w:ins w:author="Lucia Gomez" w:id="40" w:date="2024-10-12T10:58:22Z">
        <w:r w:rsidDel="00000000" w:rsidR="00000000" w:rsidRPr="00000000">
          <w:rPr>
            <w:sz w:val="20"/>
            <w:szCs w:val="20"/>
            <w:rtl w:val="0"/>
          </w:rPr>
          <w:t xml:space="preserve">technology</w:t>
        </w:r>
      </w:ins>
      <w:del w:author="Lucia Gomez" w:id="40" w:date="2024-10-12T10:58:22Z">
        <w:r w:rsidDel="00000000" w:rsidR="00000000" w:rsidRPr="00000000">
          <w:rPr>
            <w:sz w:val="20"/>
            <w:szCs w:val="20"/>
            <w:rtl w:val="0"/>
          </w:rPr>
          <w:delText xml:space="preserve">models</w:delText>
        </w:r>
      </w:del>
      <w:r w:rsidDel="00000000" w:rsidR="00000000" w:rsidRPr="00000000">
        <w:rPr>
          <w:sz w:val="20"/>
          <w:szCs w:val="20"/>
          <w:rtl w:val="0"/>
        </w:rPr>
        <w:t xml:space="preserve">, financial institutions can potentially devise innovative solutions that enhance risk management and portfolio optimization processes, predict market trends, and offer personalized financial products tailored to individual consumer preferences. However, the journey to integrate generative AI into finance is riddled with challenges: </w:t>
      </w:r>
      <w:r w:rsidDel="00000000" w:rsidR="00000000" w:rsidRPr="00000000">
        <w:rPr>
          <w:rFonts w:ascii="Roboto" w:cs="Roboto" w:eastAsia="Roboto" w:hAnsi="Roboto"/>
          <w:sz w:val="20"/>
          <w:szCs w:val="20"/>
          <w:rtl w:val="0"/>
        </w:rPr>
        <w:t xml:space="preserve">How can sensitive financial data be processed by generative AI models without risking unintentional disclosures? What are the potential applications and limitations of large language models (LLM) in predicting financial market movements, and how can these models be effectively integrated into existing financial forecasting methodologies? How do we assess the suitability and effectiveness of LLM in the specific applications of portfolio optimization and risk management? How can the potential of generative AI be fully harnessed in the finance sector while ensuring no compromises on security, ethics, or regulatory compliance?</w:t>
      </w:r>
      <w:r w:rsidDel="00000000" w:rsidR="00000000" w:rsidRPr="00000000">
        <w:rPr>
          <w:rtl w:val="0"/>
        </w:rPr>
      </w:r>
    </w:p>
    <w:p w:rsidR="00000000" w:rsidDel="00000000" w:rsidP="00000000" w:rsidRDefault="00000000" w:rsidRPr="00000000" w14:paraId="00000067">
      <w:pPr>
        <w:numPr>
          <w:ilvl w:val="0"/>
          <w:numId w:val="1"/>
        </w:numPr>
        <w:spacing w:line="240" w:lineRule="auto"/>
        <w:ind w:left="720" w:hanging="360"/>
        <w:jc w:val="both"/>
        <w:rPr>
          <w:sz w:val="20"/>
          <w:szCs w:val="20"/>
        </w:rPr>
      </w:pPr>
      <w:r w:rsidDel="00000000" w:rsidR="00000000" w:rsidRPr="00000000">
        <w:rPr>
          <w:b w:val="1"/>
          <w:bCs w:val="1"/>
          <w:sz w:val="20"/>
          <w:szCs w:val="20"/>
          <w:rtl w:val="0"/>
        </w:rPr>
        <w:t xml:space="preserve">Ensure explainability and fairness of AI-based systems in finance (WG3).</w:t>
      </w:r>
      <w:r w:rsidDel="00000000" w:rsidR="00000000" w:rsidRPr="00000000">
        <w:rPr>
          <w:sz w:val="20"/>
          <w:szCs w:val="20"/>
          <w:rtl w:val="0"/>
        </w:rPr>
        <w:t xml:space="preserve"> </w:t>
      </w:r>
      <w:r w:rsidDel="00000000" w:rsidR="00000000" w:rsidRPr="00000000">
        <w:rPr>
          <w:rFonts w:ascii="Roboto" w:cs="Roboto" w:eastAsia="Roboto" w:hAnsi="Roboto"/>
          <w:sz w:val="20"/>
          <w:szCs w:val="20"/>
          <w:rtl w:val="0"/>
        </w:rPr>
        <w:t xml:space="preserve">In order to address the “black box” challenge of AI solutions, the concept of eXplainable AI (XAI) emerged, introducing a suite of techniques attempting to explain to users how complex models arrived at certain decisions. For the most part, these techniques, introduced primarily through academic efforts, are not tailored to financial use cases and datasets and, as such, their ability to bring forward robust and stable explanations concerning the inner-working of complex models applied in finance, is limited. In this context, pending research questions are: To what extent existing XAI tools address the explainability needs of different stakeholders within the financial value chain? –How can we build XAI methods that are not perturbation-based and thus maintain the natural time ordering and dependence structures of the data? How can we make sure that algorithmic systems do not yield socially-</w:t>
      </w:r>
      <w:ins w:author="Rezarta PERRI" w:id="41" w:date="2024-10-03T07:19:37Z">
        <w:r w:rsidDel="00000000" w:rsidR="00000000" w:rsidRPr="00000000">
          <w:rPr>
            <w:rFonts w:ascii="Roboto" w:cs="Roboto" w:eastAsia="Roboto" w:hAnsi="Roboto"/>
            <w:sz w:val="20"/>
            <w:szCs w:val="20"/>
            <w:rtl w:val="0"/>
            <w:rPrChange w:author="Rezarta PERRI" w:id="42" w:date="2024-10-03T07:19:37Z">
              <w:rPr>
                <w:rFonts w:ascii="Roboto" w:cs="Roboto" w:eastAsia="Roboto" w:hAnsi="Roboto"/>
                <w:sz w:val="20"/>
                <w:szCs w:val="20"/>
              </w:rPr>
            </w:rPrChange>
          </w:rPr>
          <w:t xml:space="preserve">biased</w:t>
        </w:r>
      </w:ins>
      <w:del w:author="Rezarta PERRI" w:id="41" w:date="2024-10-03T07:19:37Z">
        <w:r w:rsidDel="00000000" w:rsidR="00000000" w:rsidRPr="00000000">
          <w:rPr>
            <w:rFonts w:ascii="Roboto" w:cs="Roboto" w:eastAsia="Roboto" w:hAnsi="Roboto"/>
            <w:sz w:val="20"/>
            <w:szCs w:val="20"/>
            <w:rtl w:val="0"/>
            <w:rPrChange w:author="Rezarta PERRI" w:id="42" w:date="2024-10-03T07:19:37Z">
              <w:rPr>
                <w:rFonts w:ascii="Roboto" w:cs="Roboto" w:eastAsia="Roboto" w:hAnsi="Roboto"/>
                <w:sz w:val="20"/>
                <w:szCs w:val="20"/>
              </w:rPr>
            </w:rPrChange>
          </w:rPr>
          <w:delText xml:space="preserve">biassed</w:delText>
        </w:r>
      </w:del>
      <w:r w:rsidDel="00000000" w:rsidR="00000000" w:rsidRPr="00000000">
        <w:rPr>
          <w:rFonts w:ascii="Roboto" w:cs="Roboto" w:eastAsia="Roboto" w:hAnsi="Roboto"/>
          <w:sz w:val="20"/>
          <w:szCs w:val="20"/>
          <w:rtl w:val="0"/>
        </w:rPr>
        <w:t xml:space="preserve"> outcomes, thereby compounding inequalities? How can we deal with the persisting latency in computing and showing explanations in real time? How can XAI platforms enhance ethics in the use of AI predictive models and ensure compliance with GDPR? </w:t>
      </w:r>
      <w:r w:rsidDel="00000000" w:rsidR="00000000" w:rsidRPr="00000000">
        <w:rPr>
          <w:rtl w:val="0"/>
        </w:rPr>
      </w:r>
    </w:p>
    <w:p w:rsidR="00000000" w:rsidDel="00000000" w:rsidP="00000000" w:rsidRDefault="00000000" w:rsidRPr="00000000" w14:paraId="00000068">
      <w:pPr>
        <w:numPr>
          <w:ilvl w:val="0"/>
          <w:numId w:val="1"/>
        </w:numPr>
        <w:spacing w:line="240" w:lineRule="auto"/>
        <w:ind w:left="720" w:hanging="360"/>
        <w:jc w:val="both"/>
        <w:rPr>
          <w:sz w:val="20"/>
          <w:szCs w:val="20"/>
        </w:rPr>
      </w:pPr>
      <w:commentRangeStart w:id="13"/>
      <w:r w:rsidDel="00000000" w:rsidR="00000000" w:rsidRPr="00000000">
        <w:rPr>
          <w:b w:val="1"/>
          <w:bCs w:val="1"/>
          <w:sz w:val="20"/>
          <w:szCs w:val="20"/>
          <w:rtl w:val="0"/>
        </w:rPr>
        <w:t xml:space="preserve">Streamlining ESG assessment and reporting (WG4)</w:t>
      </w:r>
      <w:r w:rsidDel="00000000" w:rsidR="00000000" w:rsidRPr="00000000">
        <w:rPr>
          <w:sz w:val="20"/>
          <w:szCs w:val="20"/>
          <w:rtl w:val="0"/>
        </w:rPr>
        <w:t xml:space="preserve">. Sustainable finance </w:t>
      </w:r>
      <w:ins w:author="Ania Zalewska" w:id="43" w:date="2024-10-02T17:38:22Z">
        <w:r w:rsidDel="00000000" w:rsidR="00000000" w:rsidRPr="00000000">
          <w:rPr>
            <w:sz w:val="20"/>
            <w:szCs w:val="20"/>
            <w:rtl w:val="0"/>
          </w:rPr>
          <w:t xml:space="preserve">plays</w:t>
        </w:r>
      </w:ins>
      <w:del w:author="Ania Zalewska" w:id="43" w:date="2024-10-02T17:38:22Z">
        <w:r w:rsidDel="00000000" w:rsidR="00000000" w:rsidRPr="00000000">
          <w:rPr>
            <w:sz w:val="20"/>
            <w:szCs w:val="20"/>
            <w:rtl w:val="0"/>
          </w:rPr>
          <w:delText xml:space="preserve">will have</w:delText>
        </w:r>
      </w:del>
      <w:r w:rsidDel="00000000" w:rsidR="00000000" w:rsidRPr="00000000">
        <w:rPr>
          <w:sz w:val="20"/>
          <w:szCs w:val="20"/>
          <w:rtl w:val="0"/>
        </w:rPr>
        <w:t xml:space="preserve"> a key role</w:t>
      </w:r>
      <w:ins w:author="Ania Zalewska" w:id="44" w:date="2024-10-02T17:38:52Z">
        <w:r w:rsidDel="00000000" w:rsidR="00000000" w:rsidRPr="00000000">
          <w:rPr>
            <w:sz w:val="20"/>
            <w:szCs w:val="20"/>
            <w:rtl w:val="0"/>
          </w:rPr>
          <w:t xml:space="preserve"> in addressing effects of </w:t>
        </w:r>
      </w:ins>
      <w:del w:author="Ania Zalewska" w:id="44" w:date="2024-10-02T17:38:52Z">
        <w:r w:rsidDel="00000000" w:rsidR="00000000" w:rsidRPr="00000000">
          <w:rPr>
            <w:sz w:val="20"/>
            <w:szCs w:val="20"/>
            <w:rtl w:val="0"/>
          </w:rPr>
          <w:delText xml:space="preserve"> </w:delText>
        </w:r>
      </w:del>
      <w:del w:author="Ania Zalewska" w:id="45" w:date="2024-10-02T17:38:36Z">
        <w:r w:rsidDel="00000000" w:rsidR="00000000" w:rsidRPr="00000000">
          <w:rPr>
            <w:sz w:val="20"/>
            <w:szCs w:val="20"/>
            <w:rtl w:val="0"/>
          </w:rPr>
          <w:delText xml:space="preserve">to play in the future function of finance as </w:delText>
        </w:r>
      </w:del>
      <w:r w:rsidDel="00000000" w:rsidR="00000000" w:rsidRPr="00000000">
        <w:rPr>
          <w:sz w:val="20"/>
          <w:szCs w:val="20"/>
          <w:rtl w:val="0"/>
        </w:rPr>
        <w:t xml:space="preserve">climate change and environmental degradation </w:t>
      </w:r>
      <w:ins w:author="Ania Zalewska" w:id="46" w:date="2024-10-02T17:40:56Z">
        <w:r w:rsidDel="00000000" w:rsidR="00000000" w:rsidRPr="00000000">
          <w:rPr>
            <w:sz w:val="20"/>
            <w:szCs w:val="20"/>
            <w:rtl w:val="0"/>
          </w:rPr>
          <w:t xml:space="preserve">that create </w:t>
        </w:r>
      </w:ins>
      <w:del w:author="Ania Zalewska" w:id="46" w:date="2024-10-02T17:40:56Z">
        <w:r w:rsidDel="00000000" w:rsidR="00000000" w:rsidRPr="00000000">
          <w:rPr>
            <w:sz w:val="20"/>
            <w:szCs w:val="20"/>
            <w:rtl w:val="0"/>
          </w:rPr>
          <w:delText xml:space="preserve">are becoming</w:delText>
        </w:r>
      </w:del>
      <w:r w:rsidDel="00000000" w:rsidR="00000000" w:rsidRPr="00000000">
        <w:rPr>
          <w:sz w:val="20"/>
          <w:szCs w:val="20"/>
          <w:rtl w:val="0"/>
        </w:rPr>
        <w:t xml:space="preserve"> an existential threat to Europe and the world (EC, European green deal, 2019). As </w:t>
      </w:r>
      <w:del w:author="Ania Zalewska" w:id="47" w:date="2024-10-02T17:41:35Z">
        <w:r w:rsidDel="00000000" w:rsidR="00000000" w:rsidRPr="00000000">
          <w:rPr>
            <w:sz w:val="20"/>
            <w:szCs w:val="20"/>
            <w:rtl w:val="0"/>
          </w:rPr>
          <w:delText xml:space="preserve">clearly </w:delText>
        </w:r>
      </w:del>
      <w:r w:rsidDel="00000000" w:rsidR="00000000" w:rsidRPr="00000000">
        <w:rPr>
          <w:sz w:val="20"/>
          <w:szCs w:val="20"/>
          <w:rtl w:val="0"/>
        </w:rPr>
        <w:t xml:space="preserve">stated in the European Green Deal strategy, sustainable finance and investment</w:t>
      </w:r>
      <w:ins w:author="Ania Zalewska" w:id="48" w:date="2024-09-15T21:47:24Z">
        <w:r w:rsidDel="00000000" w:rsidR="00000000" w:rsidRPr="00000000">
          <w:rPr>
            <w:sz w:val="20"/>
            <w:szCs w:val="20"/>
            <w:rtl w:val="0"/>
          </w:rPr>
          <w:t xml:space="preserve">s</w:t>
        </w:r>
      </w:ins>
      <w:r w:rsidDel="00000000" w:rsidR="00000000" w:rsidRPr="00000000">
        <w:rPr>
          <w:sz w:val="20"/>
          <w:szCs w:val="20"/>
          <w:rtl w:val="0"/>
        </w:rPr>
        <w:t xml:space="preserve"> </w:t>
      </w:r>
      <w:ins w:author="Ania Zalewska" w:id="49" w:date="2024-10-02T17:42:23Z">
        <w:r w:rsidDel="00000000" w:rsidR="00000000" w:rsidRPr="00000000">
          <w:rPr>
            <w:sz w:val="20"/>
            <w:szCs w:val="20"/>
            <w:rtl w:val="0"/>
          </w:rPr>
          <w:t xml:space="preserve">are fundamental in</w:t>
        </w:r>
      </w:ins>
      <w:del w:author="Ania Zalewska" w:id="49" w:date="2024-10-02T17:42:23Z">
        <w:r w:rsidDel="00000000" w:rsidR="00000000" w:rsidRPr="00000000">
          <w:rPr>
            <w:sz w:val="20"/>
            <w:szCs w:val="20"/>
            <w:rtl w:val="0"/>
          </w:rPr>
          <w:delText xml:space="preserve">will be key to</w:delText>
        </w:r>
      </w:del>
      <w:r w:rsidDel="00000000" w:rsidR="00000000" w:rsidRPr="00000000">
        <w:rPr>
          <w:sz w:val="20"/>
          <w:szCs w:val="20"/>
          <w:rtl w:val="0"/>
        </w:rPr>
        <w:t xml:space="preserve"> fostering sustainable global</w:t>
      </w:r>
      <w:ins w:author="Ania Zalewska" w:id="50" w:date="2024-10-02T17:42:38Z">
        <w:r w:rsidDel="00000000" w:rsidR="00000000" w:rsidRPr="00000000">
          <w:rPr>
            <w:sz w:val="20"/>
            <w:szCs w:val="20"/>
            <w:rtl w:val="0"/>
          </w:rPr>
          <w:t xml:space="preserve">s’</w:t>
        </w:r>
      </w:ins>
      <w:r w:rsidDel="00000000" w:rsidR="00000000" w:rsidRPr="00000000">
        <w:rPr>
          <w:sz w:val="20"/>
          <w:szCs w:val="20"/>
          <w:rtl w:val="0"/>
        </w:rPr>
        <w:t xml:space="preserve"> development. Though inevitable, transitioning to a sustainable future with inclusive, green economies and resilient ecosystems is associated with many challenges. </w:t>
      </w:r>
      <w:del w:author="Ania Zalewska" w:id="51" w:date="2024-10-02T17:43:25Z">
        <w:r w:rsidDel="00000000" w:rsidR="00000000" w:rsidRPr="00000000">
          <w:rPr>
            <w:sz w:val="20"/>
            <w:szCs w:val="20"/>
            <w:rtl w:val="0"/>
          </w:rPr>
          <w:delText xml:space="preserve">With </w:delText>
        </w:r>
      </w:del>
      <w:ins w:author="Ania Zalewska" w:id="51" w:date="2024-10-02T17:43:25Z">
        <w:r w:rsidDel="00000000" w:rsidR="00000000" w:rsidRPr="00000000">
          <w:rPr>
            <w:sz w:val="20"/>
            <w:szCs w:val="20"/>
            <w:rtl w:val="0"/>
          </w:rPr>
          <w:t xml:space="preserve">T</w:t>
        </w:r>
      </w:ins>
      <w:del w:author="Ania Zalewska" w:id="51" w:date="2024-10-02T17:43:25Z">
        <w:r w:rsidDel="00000000" w:rsidR="00000000" w:rsidRPr="00000000">
          <w:rPr>
            <w:sz w:val="20"/>
            <w:szCs w:val="20"/>
            <w:rtl w:val="0"/>
          </w:rPr>
          <w:delText xml:space="preserve">t</w:delText>
        </w:r>
      </w:del>
      <w:r w:rsidDel="00000000" w:rsidR="00000000" w:rsidRPr="00000000">
        <w:rPr>
          <w:sz w:val="20"/>
          <w:szCs w:val="20"/>
          <w:rtl w:val="0"/>
        </w:rPr>
        <w:t xml:space="preserve">he Action</w:t>
      </w:r>
      <w:del w:author="Ania Zalewska" w:id="52" w:date="2024-10-02T17:43:37Z">
        <w:r w:rsidDel="00000000" w:rsidR="00000000" w:rsidRPr="00000000">
          <w:rPr>
            <w:sz w:val="20"/>
            <w:szCs w:val="20"/>
            <w:rtl w:val="0"/>
          </w:rPr>
          <w:delText xml:space="preserve">, we</w:delText>
        </w:r>
      </w:del>
      <w:r w:rsidDel="00000000" w:rsidR="00000000" w:rsidRPr="00000000">
        <w:rPr>
          <w:sz w:val="20"/>
          <w:szCs w:val="20"/>
          <w:rtl w:val="0"/>
        </w:rPr>
        <w:t xml:space="preserve"> will</w:t>
      </w:r>
      <w:ins w:author="Ania Zalewska" w:id="53" w:date="2024-10-02T17:47:15Z">
        <w:r w:rsidDel="00000000" w:rsidR="00000000" w:rsidRPr="00000000">
          <w:rPr>
            <w:sz w:val="20"/>
            <w:szCs w:val="20"/>
            <w:rtl w:val="0"/>
          </w:rPr>
          <w:t xml:space="preserve"> (i)</w:t>
        </w:r>
      </w:ins>
      <w:r w:rsidDel="00000000" w:rsidR="00000000" w:rsidRPr="00000000">
        <w:rPr>
          <w:sz w:val="20"/>
          <w:szCs w:val="20"/>
          <w:rtl w:val="0"/>
        </w:rPr>
        <w:t xml:space="preserve"> </w:t>
      </w:r>
      <w:ins w:author="Ania Zalewska" w:id="54" w:date="2024-10-02T17:45:45Z">
        <w:r w:rsidDel="00000000" w:rsidR="00000000" w:rsidRPr="00000000">
          <w:rPr>
            <w:sz w:val="20"/>
            <w:szCs w:val="20"/>
            <w:rtl w:val="0"/>
          </w:rPr>
          <w:t xml:space="preserve">develop a</w:t>
        </w:r>
      </w:ins>
      <w:del w:author="Ania Zalewska" w:id="54" w:date="2024-10-02T17:45:45Z">
        <w:r w:rsidDel="00000000" w:rsidR="00000000" w:rsidRPr="00000000">
          <w:rPr>
            <w:sz w:val="20"/>
            <w:szCs w:val="20"/>
            <w:rtl w:val="0"/>
          </w:rPr>
          <w:delText xml:space="preserve">answer the following research questions: What are the key components and </w:delText>
        </w:r>
      </w:del>
      <w:r w:rsidDel="00000000" w:rsidR="00000000" w:rsidRPr="00000000">
        <w:rPr>
          <w:sz w:val="20"/>
          <w:szCs w:val="20"/>
          <w:rtl w:val="0"/>
        </w:rPr>
        <w:t xml:space="preserve">methodolog</w:t>
      </w:r>
      <w:ins w:author="Ania Zalewska" w:id="55" w:date="2024-10-02T17:46:28Z">
        <w:r w:rsidDel="00000000" w:rsidR="00000000" w:rsidRPr="00000000">
          <w:rPr>
            <w:sz w:val="20"/>
            <w:szCs w:val="20"/>
            <w:rtl w:val="0"/>
          </w:rPr>
          <w:t xml:space="preserve">y </w:t>
        </w:r>
      </w:ins>
      <w:del w:author="Ania Zalewska" w:id="55" w:date="2024-10-02T17:46:28Z">
        <w:r w:rsidDel="00000000" w:rsidR="00000000" w:rsidRPr="00000000">
          <w:rPr>
            <w:sz w:val="20"/>
            <w:szCs w:val="20"/>
            <w:rtl w:val="0"/>
          </w:rPr>
          <w:delText xml:space="preserve">ical considerations in developing a</w:delText>
        </w:r>
      </w:del>
      <w:ins w:author="Ania Zalewska" w:id="55" w:date="2024-10-02T17:46:28Z">
        <w:r w:rsidDel="00000000" w:rsidR="00000000" w:rsidRPr="00000000">
          <w:rPr>
            <w:sz w:val="20"/>
            <w:szCs w:val="20"/>
            <w:rtl w:val="0"/>
          </w:rPr>
          <w:t xml:space="preserve">for</w:t>
        </w:r>
      </w:ins>
      <w:r w:rsidDel="00000000" w:rsidR="00000000" w:rsidRPr="00000000">
        <w:rPr>
          <w:sz w:val="20"/>
          <w:szCs w:val="20"/>
          <w:rtl w:val="0"/>
        </w:rPr>
        <w:t xml:space="preserve"> real-time, data-driven ESG </w:t>
      </w:r>
      <w:del w:author="Ania Zalewska" w:id="56" w:date="2024-10-02T17:44:17Z">
        <w:r w:rsidDel="00000000" w:rsidR="00000000" w:rsidRPr="00000000">
          <w:rPr>
            <w:sz w:val="20"/>
            <w:szCs w:val="20"/>
            <w:rtl w:val="0"/>
          </w:rPr>
          <w:delText xml:space="preserve">(Environmental, Social, and Governance) </w:delText>
        </w:r>
      </w:del>
      <w:r w:rsidDel="00000000" w:rsidR="00000000" w:rsidRPr="00000000">
        <w:rPr>
          <w:sz w:val="20"/>
          <w:szCs w:val="20"/>
          <w:rtl w:val="0"/>
        </w:rPr>
        <w:t xml:space="preserve">scoring model</w:t>
      </w:r>
      <w:ins w:author="Ania Zalewska" w:id="57" w:date="2024-10-02T17:48:08Z">
        <w:r w:rsidDel="00000000" w:rsidR="00000000" w:rsidRPr="00000000">
          <w:rPr>
            <w:sz w:val="20"/>
            <w:szCs w:val="20"/>
            <w:rtl w:val="0"/>
          </w:rPr>
          <w:t xml:space="preserve">s</w:t>
        </w:r>
      </w:ins>
      <w:r w:rsidDel="00000000" w:rsidR="00000000" w:rsidRPr="00000000">
        <w:rPr>
          <w:sz w:val="20"/>
          <w:szCs w:val="20"/>
          <w:rtl w:val="0"/>
        </w:rPr>
        <w:t xml:space="preserve"> that integrate</w:t>
      </w:r>
      <w:del w:author="Ania Zalewska" w:id="58" w:date="2024-10-02T17:48:13Z">
        <w:r w:rsidDel="00000000" w:rsidR="00000000" w:rsidRPr="00000000">
          <w:rPr>
            <w:sz w:val="20"/>
            <w:szCs w:val="20"/>
            <w:rtl w:val="0"/>
          </w:rPr>
          <w:delText xml:space="preserve">s</w:delText>
        </w:r>
      </w:del>
      <w:r w:rsidDel="00000000" w:rsidR="00000000" w:rsidRPr="00000000">
        <w:rPr>
          <w:sz w:val="20"/>
          <w:szCs w:val="20"/>
          <w:rtl w:val="0"/>
        </w:rPr>
        <w:t xml:space="preserve"> sentiment analysis obtained through the utilisation of LLM</w:t>
      </w:r>
      <w:del w:author="Ania Zalewska" w:id="59" w:date="2024-10-02T17:47:06Z">
        <w:r w:rsidDel="00000000" w:rsidR="00000000" w:rsidRPr="00000000">
          <w:rPr>
            <w:sz w:val="20"/>
            <w:szCs w:val="20"/>
            <w:rtl w:val="0"/>
          </w:rPr>
          <w:delText xml:space="preserve">?</w:delText>
        </w:r>
      </w:del>
      <w:r w:rsidDel="00000000" w:rsidR="00000000" w:rsidRPr="00000000">
        <w:rPr>
          <w:sz w:val="20"/>
          <w:szCs w:val="20"/>
          <w:rtl w:val="0"/>
        </w:rPr>
        <w:t xml:space="preserve"> </w:t>
      </w:r>
      <w:ins w:author="Ania Zalewska" w:id="60" w:date="2024-10-02T17:47:19Z">
        <w:r w:rsidDel="00000000" w:rsidR="00000000" w:rsidRPr="00000000">
          <w:rPr>
            <w:sz w:val="20"/>
            <w:szCs w:val="20"/>
            <w:rtl w:val="0"/>
          </w:rPr>
          <w:t xml:space="preserve">(ii) provide informative assessment of these methods, and of the role different components (e.g., </w:t>
        </w:r>
        <w:r w:rsidDel="00000000" w:rsidR="00000000" w:rsidRPr="00000000">
          <w:rPr>
            <w:sz w:val="20"/>
            <w:szCs w:val="20"/>
            <w:rtl w:val="0"/>
            <w:rPrChange w:author="Ania Zalewska" w:id="61" w:date="2024-10-02T17:47:19Z">
              <w:rPr>
                <w:sz w:val="20"/>
                <w:szCs w:val="20"/>
              </w:rPr>
            </w:rPrChange>
          </w:rPr>
          <w:t xml:space="preserve">sentiment analysis and news report analysis) play in providing accurate, reliable evaluation, and (iii) </w:t>
        </w:r>
        <w:r w:rsidDel="00000000" w:rsidR="00000000" w:rsidRPr="00000000">
          <w:rPr>
            <w:sz w:val="20"/>
            <w:szCs w:val="20"/>
            <w:rtl w:val="0"/>
          </w:rPr>
          <w:t xml:space="preserve">help</w:t>
        </w:r>
      </w:ins>
      <w:del w:author="Ania Zalewska" w:id="60" w:date="2024-10-02T17:47:19Z">
        <w:r w:rsidDel="00000000" w:rsidR="00000000" w:rsidRPr="00000000">
          <w:rPr>
            <w:sz w:val="20"/>
            <w:szCs w:val="20"/>
            <w:rtl w:val="0"/>
          </w:rPr>
          <w:delText xml:space="preserve">How can the resulting model be effectively</w:delText>
        </w:r>
      </w:del>
      <w:r w:rsidDel="00000000" w:rsidR="00000000" w:rsidRPr="00000000">
        <w:rPr>
          <w:sz w:val="20"/>
          <w:szCs w:val="20"/>
          <w:rtl w:val="0"/>
        </w:rPr>
        <w:t xml:space="preserve"> </w:t>
      </w:r>
      <w:ins w:author="Ania Zalewska" w:id="62" w:date="2024-10-02T17:59:53Z">
        <w:r w:rsidDel="00000000" w:rsidR="00000000" w:rsidRPr="00000000">
          <w:rPr>
            <w:sz w:val="20"/>
            <w:szCs w:val="20"/>
            <w:rtl w:val="0"/>
          </w:rPr>
          <w:t xml:space="preserve">with the </w:t>
        </w:r>
      </w:ins>
      <w:r w:rsidDel="00000000" w:rsidR="00000000" w:rsidRPr="00000000">
        <w:rPr>
          <w:sz w:val="20"/>
          <w:szCs w:val="20"/>
          <w:rtl w:val="0"/>
        </w:rPr>
        <w:t xml:space="preserve">disseminat</w:t>
      </w:r>
      <w:ins w:author="Ania Zalewska" w:id="63" w:date="2024-10-02T17:48:32Z">
        <w:r w:rsidDel="00000000" w:rsidR="00000000" w:rsidRPr="00000000">
          <w:rPr>
            <w:sz w:val="20"/>
            <w:szCs w:val="20"/>
            <w:rtl w:val="0"/>
          </w:rPr>
          <w:t xml:space="preserve">ion of these methods </w:t>
        </w:r>
      </w:ins>
      <w:del w:author="Ania Zalewska" w:id="63" w:date="2024-10-02T17:48:32Z">
        <w:r w:rsidDel="00000000" w:rsidR="00000000" w:rsidRPr="00000000">
          <w:rPr>
            <w:sz w:val="20"/>
            <w:szCs w:val="20"/>
            <w:rtl w:val="0"/>
          </w:rPr>
          <w:delText xml:space="preserve">ed, either </w:delText>
        </w:r>
      </w:del>
      <w:r w:rsidDel="00000000" w:rsidR="00000000" w:rsidRPr="00000000">
        <w:rPr>
          <w:sz w:val="20"/>
          <w:szCs w:val="20"/>
          <w:rtl w:val="0"/>
        </w:rPr>
        <w:t xml:space="preserve">as an open-source tool </w:t>
      </w:r>
      <w:ins w:author="Ania Zalewska" w:id="64" w:date="2024-10-02T17:49:07Z">
        <w:r w:rsidDel="00000000" w:rsidR="00000000" w:rsidRPr="00000000">
          <w:rPr>
            <w:sz w:val="20"/>
            <w:szCs w:val="20"/>
            <w:rtl w:val="0"/>
          </w:rPr>
          <w:t xml:space="preserve">and through the engagement with businesses, </w:t>
        </w:r>
      </w:ins>
      <w:del w:author="Ania Zalewska" w:id="64" w:date="2024-10-02T17:49:07Z">
        <w:r w:rsidDel="00000000" w:rsidR="00000000" w:rsidRPr="00000000">
          <w:rPr>
            <w:sz w:val="20"/>
            <w:szCs w:val="20"/>
            <w:rtl w:val="0"/>
          </w:rPr>
          <w:delText xml:space="preserve">or as a </w:delText>
        </w:r>
      </w:del>
      <w:r w:rsidDel="00000000" w:rsidR="00000000" w:rsidRPr="00000000">
        <w:rPr>
          <w:sz w:val="20"/>
          <w:szCs w:val="20"/>
          <w:rtl w:val="0"/>
        </w:rPr>
        <w:t xml:space="preserve">policy </w:t>
      </w:r>
      <w:ins w:author="Ania Zalewska" w:id="65" w:date="2024-10-02T17:49:26Z">
        <w:r w:rsidDel="00000000" w:rsidR="00000000" w:rsidRPr="00000000">
          <w:rPr>
            <w:sz w:val="20"/>
            <w:szCs w:val="20"/>
            <w:rtl w:val="0"/>
          </w:rPr>
          <w:t xml:space="preserve">makers and regulators</w:t>
        </w:r>
      </w:ins>
      <w:del w:author="Ania Zalewska" w:id="65" w:date="2024-10-02T17:49:26Z">
        <w:r w:rsidDel="00000000" w:rsidR="00000000" w:rsidRPr="00000000">
          <w:rPr>
            <w:sz w:val="20"/>
            <w:szCs w:val="20"/>
            <w:rtl w:val="0"/>
          </w:rPr>
          <w:delText xml:space="preserve">recommendation</w:delText>
        </w:r>
      </w:del>
      <w:r w:rsidDel="00000000" w:rsidR="00000000" w:rsidRPr="00000000">
        <w:rPr>
          <w:sz w:val="20"/>
          <w:szCs w:val="20"/>
          <w:rtl w:val="0"/>
        </w:rPr>
        <w:t xml:space="preserve">, to enhance sustainability assessments and regulatory oversight in the financial sector</w:t>
      </w:r>
      <w:ins w:author="Ania Zalewska" w:id="66" w:date="2024-10-02T17:50:06Z">
        <w:r w:rsidDel="00000000" w:rsidR="00000000" w:rsidRPr="00000000">
          <w:rPr>
            <w:sz w:val="20"/>
            <w:szCs w:val="20"/>
            <w:rtl w:val="0"/>
          </w:rPr>
          <w:t xml:space="preserve">.</w:t>
        </w:r>
      </w:ins>
      <w:del w:author="Ania Zalewska" w:id="66" w:date="2024-10-02T17:50:06Z">
        <w:r w:rsidDel="00000000" w:rsidR="00000000" w:rsidRPr="00000000">
          <w:rPr>
            <w:sz w:val="20"/>
            <w:szCs w:val="20"/>
            <w:rtl w:val="0"/>
          </w:rPr>
          <w:delText xml:space="preserve">?</w:delText>
        </w:r>
      </w:del>
      <w:ins w:author="Ania Zalewska" w:id="66" w:date="2024-10-02T17:50:06Z">
        <w:del w:author="Ania Zalewska" w:id="66" w:date="2024-10-02T17:50:06Z">
          <w:r w:rsidDel="00000000" w:rsidR="00000000" w:rsidRPr="00000000">
            <w:rPr>
              <w:sz w:val="20"/>
              <w:szCs w:val="20"/>
              <w:rtl w:val="0"/>
            </w:rPr>
            <w:delText xml:space="preserve">, (iii) </w:delText>
          </w:r>
        </w:del>
      </w:ins>
      <w:del w:author="Ania Zalewska" w:id="66" w:date="2024-10-02T17:50:06Z">
        <w:r w:rsidDel="00000000" w:rsidR="00000000" w:rsidRPr="00000000">
          <w:rPr>
            <w:sz w:val="20"/>
            <w:szCs w:val="20"/>
            <w:rtl w:val="0"/>
          </w:rPr>
          <w:delText xml:space="preserve"> How do different data-driven ESG measurement techniques, incorporating LLM for sentiment analysis and news report analysis, compare in terms of accuracy, reliability, and suitability for assessing the sustainability performance of organizations, and what are the implications for informed decision-making by investors and stakeholders?</w:delText>
        </w:r>
      </w:del>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9">
      <w:pPr>
        <w:spacing w:line="240" w:lineRule="auto"/>
        <w:jc w:val="both"/>
        <w:rPr>
          <w:sz w:val="20"/>
          <w:szCs w:val="20"/>
        </w:rPr>
      </w:pPr>
      <w:r w:rsidDel="00000000" w:rsidR="00000000" w:rsidRPr="00000000">
        <w:rPr>
          <w:sz w:val="20"/>
          <w:szCs w:val="20"/>
          <w:rtl w:val="0"/>
        </w:rPr>
        <w:t xml:space="preserve">In this context, the Action will ensure that the European finance industry </w:t>
      </w:r>
      <w:del w:author="Ania Zalewska" w:id="67" w:date="2024-10-02T18:00:39Z">
        <w:r w:rsidDel="00000000" w:rsidR="00000000" w:rsidRPr="00000000">
          <w:rPr>
            <w:sz w:val="20"/>
            <w:szCs w:val="20"/>
            <w:rtl w:val="0"/>
          </w:rPr>
          <w:delText xml:space="preserve">will</w:delText>
        </w:r>
      </w:del>
      <w:r w:rsidDel="00000000" w:rsidR="00000000" w:rsidRPr="00000000">
        <w:rPr>
          <w:sz w:val="20"/>
          <w:szCs w:val="20"/>
          <w:rtl w:val="0"/>
        </w:rPr>
        <w:t xml:space="preserve"> stay</w:t>
      </w:r>
      <w:ins w:author="Ania Zalewska" w:id="68" w:date="2024-10-02T18:00:54Z">
        <w:r w:rsidDel="00000000" w:rsidR="00000000" w:rsidRPr="00000000">
          <w:rPr>
            <w:sz w:val="20"/>
            <w:szCs w:val="20"/>
            <w:rtl w:val="0"/>
          </w:rPr>
          <w:t xml:space="preserve">s</w:t>
        </w:r>
      </w:ins>
      <w:r w:rsidDel="00000000" w:rsidR="00000000" w:rsidRPr="00000000">
        <w:rPr>
          <w:sz w:val="20"/>
          <w:szCs w:val="20"/>
          <w:rtl w:val="0"/>
        </w:rPr>
        <w:t xml:space="preserve"> globally competitive, give</w:t>
      </w:r>
      <w:ins w:author="Ania Zalewska" w:id="69" w:date="2024-10-02T18:01:06Z">
        <w:r w:rsidDel="00000000" w:rsidR="00000000" w:rsidRPr="00000000">
          <w:rPr>
            <w:sz w:val="20"/>
            <w:szCs w:val="20"/>
            <w:rtl w:val="0"/>
          </w:rPr>
          <w:t xml:space="preserve">s</w:t>
        </w:r>
      </w:ins>
      <w:r w:rsidDel="00000000" w:rsidR="00000000" w:rsidRPr="00000000">
        <w:rPr>
          <w:sz w:val="20"/>
          <w:szCs w:val="20"/>
          <w:rtl w:val="0"/>
        </w:rPr>
        <w:t xml:space="preserve"> European consumers access to innovative financial products, while ensuring consumer protection, financial stability and contribute</w:t>
      </w:r>
      <w:ins w:author="Ania Zalewska" w:id="70" w:date="2024-10-02T18:02:13Z">
        <w:r w:rsidDel="00000000" w:rsidR="00000000" w:rsidRPr="00000000">
          <w:rPr>
            <w:sz w:val="20"/>
            <w:szCs w:val="20"/>
            <w:rtl w:val="0"/>
          </w:rPr>
          <w:t xml:space="preserve">s</w:t>
        </w:r>
      </w:ins>
      <w:r w:rsidDel="00000000" w:rsidR="00000000" w:rsidRPr="00000000">
        <w:rPr>
          <w:sz w:val="20"/>
          <w:szCs w:val="20"/>
          <w:rtl w:val="0"/>
        </w:rPr>
        <w:t xml:space="preserve"> to</w:t>
      </w:r>
      <w:ins w:author="Ania Zalewska" w:id="71" w:date="2024-10-02T18:02:16Z">
        <w:r w:rsidDel="00000000" w:rsidR="00000000" w:rsidRPr="00000000">
          <w:rPr>
            <w:sz w:val="20"/>
            <w:szCs w:val="20"/>
            <w:rtl w:val="0"/>
          </w:rPr>
          <w:t xml:space="preserve">wards achieving the</w:t>
        </w:r>
      </w:ins>
      <w:r w:rsidDel="00000000" w:rsidR="00000000" w:rsidRPr="00000000">
        <w:rPr>
          <w:sz w:val="20"/>
          <w:szCs w:val="20"/>
          <w:rtl w:val="0"/>
        </w:rPr>
        <w:t xml:space="preserve"> </w:t>
      </w:r>
      <w:r w:rsidDel="00000000" w:rsidR="00000000" w:rsidRPr="00000000">
        <w:rPr>
          <w:rFonts w:ascii="Roboto" w:cs="Roboto" w:eastAsia="Roboto" w:hAnsi="Roboto"/>
          <w:color w:val="444746"/>
          <w:sz w:val="21"/>
          <w:szCs w:val="21"/>
          <w:rtl w:val="0"/>
        </w:rPr>
        <w:t xml:space="preserve">ESG and European Green Deal goals.</w:t>
      </w:r>
      <w:r w:rsidDel="00000000" w:rsidR="00000000" w:rsidRPr="00000000">
        <w:rPr>
          <w:rtl w:val="0"/>
        </w:rPr>
      </w:r>
    </w:p>
    <w:p w:rsidR="00000000" w:rsidDel="00000000" w:rsidP="00000000" w:rsidRDefault="00000000" w:rsidRPr="00000000" w14:paraId="0000006A">
      <w:pPr>
        <w:spacing w:line="240" w:lineRule="auto"/>
        <w:jc w:val="both"/>
        <w:rPr>
          <w:sz w:val="20"/>
          <w:szCs w:val="20"/>
        </w:rPr>
      </w:pPr>
      <w:r w:rsidDel="00000000" w:rsidR="00000000" w:rsidRPr="00000000">
        <w:rPr>
          <w:sz w:val="20"/>
          <w:szCs w:val="20"/>
          <w:rtl w:val="0"/>
        </w:rPr>
        <w:t xml:space="preserve">A research initiative aimed at overcoming the obstacles associated with AI deployment in finance demands a </w:t>
      </w:r>
      <w:r w:rsidDel="00000000" w:rsidR="00000000" w:rsidRPr="00000000">
        <w:rPr>
          <w:b w:val="1"/>
          <w:bCs w:val="1"/>
          <w:sz w:val="20"/>
          <w:szCs w:val="20"/>
          <w:rtl w:val="0"/>
        </w:rPr>
        <w:t xml:space="preserve">transdisciplinary, gender-balanced, international research network with a strong focus on young researchers and innovators for several compelling reasons</w:t>
      </w:r>
      <w:r w:rsidDel="00000000" w:rsidR="00000000" w:rsidRPr="00000000">
        <w:rPr>
          <w:sz w:val="20"/>
          <w:szCs w:val="20"/>
          <w:rtl w:val="0"/>
        </w:rPr>
        <w:t xml:space="preserve">. First, financial systems are by design intricately interconnected and globally interdependent, influenced by an array of factors that transcend national boundaries. Researchers from different regions bring valuable perspectives to the table, shedding light on regional nuances and providing a comprehensive understanding of the global financial landscape. Second, addressing these challenges goes beyond the confines of single disciplines. It involves a blend of expertise from computer science, economics, law, ethics, regulation, and cybersecurity. A transdisciplinary approach ensures that all aspects of the problem are thoroughly explored and integrated into potential solutions. Thirdly, financial data is diverse and subject to regional regulations. Collaboration on an international scale facilitates the aggregation of heterogeneous datasets, addresses data privacy concerns, and establishes common data standards crucial for the development and training of AI models. Fourth, financial regulations vary across countries, and ethical considerations are essential. An international research network can facilitate the exchange of regulatory insights and ethical best practices, ensuring that AI systems are compliant with international standards. Lastly, collaboration on an international scale accelerates the development of AI solutions for finance. By pooling resources, knowledge, and expertise from researchers and institutions across Europe, collaborative efforts can drive innovation, leading to more effective and globally applicable solutions.</w:t>
      </w:r>
    </w:p>
    <w:p w:rsidR="00000000" w:rsidDel="00000000" w:rsidP="00000000" w:rsidRDefault="00000000" w:rsidRPr="00000000" w14:paraId="0000006B">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6C">
      <w:pPr>
        <w:pStyle w:val="Heading3"/>
        <w:keepNext w:val="0"/>
        <w:keepLines w:val="0"/>
        <w:tabs>
          <w:tab w:val="left" w:leader="none" w:pos="1843"/>
          <w:tab w:val="left" w:leader="none" w:pos="1843"/>
          <w:tab w:val="left" w:leader="none" w:pos="1843"/>
          <w:tab w:val="left" w:leader="none" w:pos="851"/>
        </w:tabs>
        <w:spacing w:after="0" w:before="0" w:line="240" w:lineRule="auto"/>
        <w:jc w:val="both"/>
        <w:rPr>
          <w:b w:val="1"/>
          <w:bCs w:val="1"/>
          <w:smallCaps w:val="1"/>
          <w:color w:val="000000"/>
          <w:sz w:val="24"/>
          <w:szCs w:val="24"/>
        </w:rPr>
      </w:pPr>
      <w:r w:rsidDel="00000000" w:rsidR="00000000" w:rsidRPr="00000000">
        <w:rPr>
          <w:b w:val="1"/>
          <w:bCs w:val="1"/>
          <w:smallCaps w:val="1"/>
          <w:color w:val="000000"/>
          <w:sz w:val="20"/>
          <w:szCs w:val="20"/>
          <w:rtl w:val="0"/>
        </w:rPr>
        <w:t xml:space="preserve">1.1.2. DESCRIPTION OF THE CHALLENGE (MAIN AIM) </w:t>
      </w:r>
      <w:r w:rsidDel="00000000" w:rsidR="00000000" w:rsidRPr="00000000">
        <w:rPr>
          <w:rtl w:val="0"/>
        </w:rPr>
      </w:r>
    </w:p>
    <w:p w:rsidR="00000000" w:rsidDel="00000000" w:rsidP="00000000" w:rsidRDefault="00000000" w:rsidRPr="00000000" w14:paraId="0000006D">
      <w:pPr>
        <w:spacing w:line="240" w:lineRule="auto"/>
        <w:jc w:val="both"/>
        <w:rPr>
          <w:sz w:val="20"/>
          <w:szCs w:val="20"/>
        </w:rPr>
      </w:pPr>
      <w:r w:rsidDel="00000000" w:rsidR="00000000" w:rsidRPr="00000000">
        <w:rPr>
          <w:sz w:val="20"/>
          <w:szCs w:val="20"/>
          <w:rtl w:val="0"/>
        </w:rPr>
        <w:t xml:space="preserve">The Action will establish a cross-border network of professionals across finance, mathematics, statistics, computer sciences, law and ethics, focusing on solving the main hurdles of integrating AI systems into the different functions of finance. The main goal is to develop a collaborative platform that derives AI-driven, robust, explainable and sustainable systems that will support the digital transformation of finance. Currently, </w:t>
      </w:r>
      <w:r w:rsidDel="00000000" w:rsidR="00000000" w:rsidRPr="00000000">
        <w:rPr>
          <w:b w:val="1"/>
          <w:bCs w:val="1"/>
          <w:sz w:val="20"/>
          <w:szCs w:val="20"/>
          <w:rtl w:val="0"/>
        </w:rPr>
        <w:t xml:space="preserve">there exists a significant gap between the theoretical possibilities of AI-based systems and the actual feasibility of implementing these capabilities in real-world scenarios in finance</w:t>
      </w:r>
      <w:r w:rsidDel="00000000" w:rsidR="00000000" w:rsidRPr="00000000">
        <w:rPr>
          <w:sz w:val="20"/>
          <w:szCs w:val="20"/>
          <w:rtl w:val="0"/>
        </w:rPr>
        <w:t xml:space="preserve">. While numerous researchers have established the effectiveness of AI-based systems across diverse predictive tasks (Dingli and Fournier, 2017, Di Persio and Honchar, 2017, Sen and Mehtab, 2021, Cao, 2022), there remains a critical need for research focused on identifying (and addressing) the key barriers hindering their widespread adoption in real-world financial use cases, thus leading to sustained and expansive impacts in Finance, ensuring a green and digital transition. Specifically, through joint international efforts and interdisciplinary expertise, the Action will address hurdles related with the different stages of building and deploying AI-based systems. In order to ensure that all dimensions of data quality are satisfied, the COST action will: develop a comprehensive data quality assessment framework, establish a unified data privacy framework for financial applications, and identify effective methods for assessing and mitigating biases in large financial datasets. Looking at the model deployment hurdles that industry is faced with, the Action will: prototype and deploy end-to-end generative AI use cases in finance, propose guidelines for sensitive financial data processing by AI models, introduce novel metrics for evaluating the utility of LLM for financial market prediction, and run an assessment of their suitability for portfolio optimization and risk management. For the purpose of bringing suitable level of explainability and trust into deployed AI systems in finance, the Action will: evaluate existing XAI tools, propose novel finance-specific XAI methods, train and test strategies for preventing socially-biassed outcomes in AI-based risk management systems, and research into real-time solutions for reducing latency in AI explanations. Finally, in order to ensure a data-driven assessment of sustainability, the Action will: create a real-time, data-driven ESG scoring model integrating sentiment analysis, document methods for effective dissemination (either as an open-source tool or policy recommendations), and conduct a comparative analysis of data-driven ESG measurement techniques, including the utilization of LLM for enhanced sustainability assessments and regulatory oversight in finance.</w:t>
      </w:r>
    </w:p>
    <w:p w:rsidR="00000000" w:rsidDel="00000000" w:rsidP="00000000" w:rsidRDefault="00000000" w:rsidRPr="00000000" w14:paraId="0000006E">
      <w:pPr>
        <w:spacing w:line="240" w:lineRule="auto"/>
        <w:jc w:val="both"/>
        <w:rPr>
          <w:sz w:val="20"/>
          <w:szCs w:val="20"/>
        </w:rPr>
      </w:pPr>
      <w:r w:rsidDel="00000000" w:rsidR="00000000" w:rsidRPr="00000000">
        <w:rPr>
          <w:sz w:val="20"/>
          <w:szCs w:val="20"/>
          <w:rtl w:val="0"/>
        </w:rPr>
        <w:t xml:space="preserve">The ultimate goal of the Action is to blend diverse expertise that allows us to optimally use high-dimensional data and state-of-art AI systems to push forward the digitalization of the functions of finance. Emerging AI technologies, distinct from conventional methods, present clear benefits for the financial sector. The effectiveness of these methods will be measured and contextualised in terms of their practicality and challenges of real-world implementation. While the focus is on financial applications, the outcomes will be applicable to wider fields, and efforts will be made to share insights across different industry domains.</w:t>
      </w:r>
    </w:p>
    <w:p w:rsidR="00000000" w:rsidDel="00000000" w:rsidP="00000000" w:rsidRDefault="00000000" w:rsidRPr="00000000" w14:paraId="0000006F">
      <w:pPr>
        <w:spacing w:line="240" w:lineRule="auto"/>
        <w:jc w:val="both"/>
        <w:rPr>
          <w:sz w:val="20"/>
          <w:szCs w:val="20"/>
        </w:rPr>
      </w:pPr>
      <w:r w:rsidDel="00000000" w:rsidR="00000000" w:rsidRPr="00000000">
        <w:rPr>
          <w:rtl w:val="0"/>
        </w:rPr>
      </w:r>
    </w:p>
    <w:p w:rsidR="00000000" w:rsidDel="00000000" w:rsidP="00000000" w:rsidRDefault="00000000" w:rsidRPr="00000000" w14:paraId="00000070">
      <w:pPr>
        <w:spacing w:line="240" w:lineRule="auto"/>
        <w:jc w:val="both"/>
        <w:rPr>
          <w:sz w:val="20"/>
          <w:szCs w:val="20"/>
        </w:rPr>
      </w:pPr>
      <w:r w:rsidDel="00000000" w:rsidR="00000000" w:rsidRPr="00000000">
        <w:rPr>
          <w:rtl w:val="0"/>
        </w:rPr>
      </w:r>
    </w:p>
    <w:p w:rsidR="00000000" w:rsidDel="00000000" w:rsidP="00000000" w:rsidRDefault="00000000" w:rsidRPr="00000000" w14:paraId="00000071">
      <w:pPr>
        <w:pStyle w:val="Heading2"/>
        <w:keepNext w:val="0"/>
        <w:keepLines w:val="0"/>
        <w:spacing w:after="0" w:before="0" w:line="240" w:lineRule="auto"/>
        <w:jc w:val="both"/>
        <w:rPr>
          <w:smallCaps w:val="1"/>
          <w:color w:val="3d5abf"/>
          <w:sz w:val="22"/>
          <w:szCs w:val="22"/>
        </w:rPr>
      </w:pPr>
      <w:r w:rsidDel="00000000" w:rsidR="00000000" w:rsidRPr="00000000">
        <w:rPr>
          <w:smallCaps w:val="1"/>
          <w:color w:val="3d5abf"/>
          <w:sz w:val="22"/>
          <w:szCs w:val="22"/>
          <w:rtl w:val="0"/>
        </w:rPr>
        <w:t xml:space="preserve">1.2 PROGRESS BEYOND THE STATE OF THE ART </w:t>
      </w:r>
    </w:p>
    <w:p w:rsidR="00000000" w:rsidDel="00000000" w:rsidP="00000000" w:rsidRDefault="00000000" w:rsidRPr="00000000" w14:paraId="00000072">
      <w:pPr>
        <w:pStyle w:val="Heading3"/>
        <w:keepNext w:val="0"/>
        <w:keepLines w:val="0"/>
        <w:tabs>
          <w:tab w:val="left" w:leader="none" w:pos="1843"/>
          <w:tab w:val="left" w:leader="none" w:pos="1843"/>
          <w:tab w:val="left" w:leader="none" w:pos="1843"/>
          <w:tab w:val="left" w:leader="none" w:pos="851"/>
        </w:tabs>
        <w:spacing w:after="0" w:before="0" w:line="240" w:lineRule="auto"/>
        <w:jc w:val="both"/>
        <w:rPr>
          <w:b w:val="1"/>
          <w:bCs w:val="1"/>
          <w:smallCaps w:val="1"/>
          <w:color w:val="000000"/>
          <w:sz w:val="20"/>
          <w:szCs w:val="20"/>
        </w:rPr>
      </w:pPr>
      <w:r w:rsidDel="00000000" w:rsidR="00000000" w:rsidRPr="00000000">
        <w:rPr>
          <w:b w:val="1"/>
          <w:bCs w:val="1"/>
          <w:smallCaps w:val="1"/>
          <w:color w:val="000000"/>
          <w:sz w:val="20"/>
          <w:szCs w:val="20"/>
          <w:rtl w:val="0"/>
        </w:rPr>
        <w:t xml:space="preserve">1.2.1 APPROACH TO THE CHALLENGE AND PROGRESS BEYOND THE STATE OF THE ART </w:t>
      </w:r>
    </w:p>
    <w:p w:rsidR="00000000" w:rsidDel="00000000" w:rsidP="00000000" w:rsidRDefault="00000000" w:rsidRPr="00000000" w14:paraId="00000073">
      <w:pPr>
        <w:tabs>
          <w:tab w:val="left" w:leader="none" w:pos="1843"/>
          <w:tab w:val="left" w:leader="none" w:pos="851"/>
        </w:tabs>
        <w:spacing w:line="240" w:lineRule="auto"/>
        <w:jc w:val="both"/>
        <w:rPr>
          <w:sz w:val="20"/>
          <w:szCs w:val="20"/>
        </w:rPr>
      </w:pPr>
      <w:r w:rsidDel="00000000" w:rsidR="00000000" w:rsidRPr="00000000">
        <w:rPr>
          <w:sz w:val="20"/>
          <w:szCs w:val="20"/>
          <w:rtl w:val="0"/>
        </w:rPr>
        <w:t xml:space="preserve">From a methodological perspective, the Action will focus on bringing forward </w:t>
      </w:r>
      <w:ins w:author="Lucia Gomez" w:id="72" w:date="2024-10-12T10:45:49Z">
        <w:r w:rsidDel="00000000" w:rsidR="00000000" w:rsidRPr="00000000">
          <w:rPr>
            <w:sz w:val="20"/>
            <w:szCs w:val="20"/>
            <w:rtl w:val="0"/>
          </w:rPr>
          <w:t xml:space="preserve">diverse state-of-the-art</w:t>
        </w:r>
        <w:del w:author="Lucia Gomez" w:id="72" w:date="2024-10-12T10:45:49Z">
          <w:r w:rsidDel="00000000" w:rsidR="00000000" w:rsidRPr="00000000">
            <w:rPr>
              <w:sz w:val="20"/>
              <w:szCs w:val="20"/>
              <w:rtl w:val="0"/>
            </w:rPr>
            <w:delText xml:space="preserve">research</w:delText>
          </w:r>
        </w:del>
      </w:ins>
      <w:del w:author="Lucia Gomez" w:id="72" w:date="2024-10-12T10:45:49Z">
        <w:r w:rsidDel="00000000" w:rsidR="00000000" w:rsidRPr="00000000">
          <w:rPr>
            <w:sz w:val="20"/>
            <w:szCs w:val="20"/>
            <w:rtl w:val="0"/>
          </w:rPr>
          <w:delText xml:space="preserve">several</w:delText>
        </w:r>
      </w:del>
      <w:r w:rsidDel="00000000" w:rsidR="00000000" w:rsidRPr="00000000">
        <w:rPr>
          <w:sz w:val="20"/>
          <w:szCs w:val="20"/>
          <w:rtl w:val="0"/>
        </w:rPr>
        <w:t xml:space="preserve"> contributions</w:t>
      </w:r>
      <w:del w:author="Lucia Gomez" w:id="73" w:date="2024-10-12T10:46:07Z">
        <w:r w:rsidDel="00000000" w:rsidR="00000000" w:rsidRPr="00000000">
          <w:rPr>
            <w:sz w:val="20"/>
            <w:szCs w:val="20"/>
            <w:rtl w:val="0"/>
          </w:rPr>
          <w:delText xml:space="preserve"> to the literature</w:delText>
        </w:r>
      </w:del>
      <w:r w:rsidDel="00000000" w:rsidR="00000000" w:rsidRPr="00000000">
        <w:rPr>
          <w:sz w:val="20"/>
          <w:szCs w:val="20"/>
          <w:rtl w:val="0"/>
        </w:rPr>
        <w:t xml:space="preserve">. In the context of </w:t>
      </w:r>
      <w:ins w:author="Lucia Gomez" w:id="74" w:date="2024-10-12T10:46:41Z">
        <w:r w:rsidDel="00000000" w:rsidR="00000000" w:rsidRPr="00000000">
          <w:rPr>
            <w:sz w:val="20"/>
            <w:szCs w:val="20"/>
            <w:rtl w:val="0"/>
          </w:rPr>
          <w:t xml:space="preserve">fostering</w:t>
        </w:r>
      </w:ins>
      <w:del w:author="Lucia Gomez" w:id="74" w:date="2024-10-12T10:46:41Z">
        <w:r w:rsidDel="00000000" w:rsidR="00000000" w:rsidRPr="00000000">
          <w:rPr>
            <w:sz w:val="20"/>
            <w:szCs w:val="20"/>
            <w:rtl w:val="0"/>
          </w:rPr>
          <w:delText xml:space="preserve">ensuring</w:delText>
        </w:r>
      </w:del>
      <w:r w:rsidDel="00000000" w:rsidR="00000000" w:rsidRPr="00000000">
        <w:rPr>
          <w:sz w:val="20"/>
          <w:szCs w:val="20"/>
          <w:rtl w:val="0"/>
        </w:rPr>
        <w:t xml:space="preserve"> data quality, privacy and protection, the Action will test different </w:t>
      </w:r>
      <w:del w:author="Lucia Gomez" w:id="75" w:date="2024-10-12T10:47:02Z">
        <w:r w:rsidDel="00000000" w:rsidR="00000000" w:rsidRPr="00000000">
          <w:rPr>
            <w:sz w:val="20"/>
            <w:szCs w:val="20"/>
            <w:rtl w:val="0"/>
          </w:rPr>
          <w:delText xml:space="preserve">state-of-art </w:delText>
        </w:r>
      </w:del>
      <w:r w:rsidDel="00000000" w:rsidR="00000000" w:rsidRPr="00000000">
        <w:rPr>
          <w:sz w:val="20"/>
          <w:szCs w:val="20"/>
          <w:rtl w:val="0"/>
        </w:rPr>
        <w:t xml:space="preserve">techniques proposed in the literature for tackling privacy issues in deep and federated learning (FL). Particularly, we will focus on differential privacy (DP)</w:t>
      </w:r>
      <w:del w:author="Lucia Gomez" w:id="76" w:date="2024-10-12T10:47:28Z">
        <w:r w:rsidDel="00000000" w:rsidR="00000000" w:rsidRPr="00000000">
          <w:rPr>
            <w:sz w:val="20"/>
            <w:szCs w:val="20"/>
            <w:rtl w:val="0"/>
          </w:rPr>
          <w:delText xml:space="preserve">.</w:delText>
        </w:r>
      </w:del>
      <w:ins w:author="Lucia Gomez" w:id="76" w:date="2024-10-12T10:47:28Z">
        <w:r w:rsidDel="00000000" w:rsidR="00000000" w:rsidRPr="00000000">
          <w:rPr>
            <w:sz w:val="20"/>
            <w:szCs w:val="20"/>
            <w:rtl w:val="0"/>
          </w:rPr>
          <w:t xml:space="preserve">, which</w:t>
        </w:r>
      </w:ins>
      <w:r w:rsidDel="00000000" w:rsidR="00000000" w:rsidRPr="00000000">
        <w:rPr>
          <w:sz w:val="20"/>
          <w:szCs w:val="20"/>
          <w:rtl w:val="0"/>
        </w:rPr>
        <w:t xml:space="preserve"> </w:t>
      </w:r>
      <w:del w:author="Lucia Gomez" w:id="77" w:date="2024-10-12T10:47:32Z">
        <w:r w:rsidDel="00000000" w:rsidR="00000000" w:rsidRPr="00000000">
          <w:rPr>
            <w:sz w:val="20"/>
            <w:szCs w:val="20"/>
            <w:rtl w:val="0"/>
          </w:rPr>
          <w:delText xml:space="preserve">The </w:delText>
        </w:r>
      </w:del>
      <w:r w:rsidDel="00000000" w:rsidR="00000000" w:rsidRPr="00000000">
        <w:rPr>
          <w:sz w:val="20"/>
          <w:szCs w:val="20"/>
          <w:rtl w:val="0"/>
        </w:rPr>
        <w:t xml:space="preserve">primary aim </w:t>
      </w:r>
      <w:del w:author="Lucia Gomez" w:id="78" w:date="2024-10-12T10:47:37Z">
        <w:r w:rsidDel="00000000" w:rsidR="00000000" w:rsidRPr="00000000">
          <w:rPr>
            <w:sz w:val="20"/>
            <w:szCs w:val="20"/>
            <w:rtl w:val="0"/>
          </w:rPr>
          <w:delText xml:space="preserve">of differential privacy (DP) </w:delText>
        </w:r>
      </w:del>
      <w:r w:rsidDel="00000000" w:rsidR="00000000" w:rsidRPr="00000000">
        <w:rPr>
          <w:sz w:val="20"/>
          <w:szCs w:val="20"/>
          <w:rtl w:val="0"/>
        </w:rPr>
        <w:t xml:space="preserve">is to enable the examination of dataset characteristics related to a population as a whole, all while safeguarding individual privacy (Dwork, 2006, Dwork 2008, Ouadrhiri et al., 2022). In simpler terms, DP involves introducing perturbations, either in statistical inquiries or the original dataset, to prevent an adversary from determining whether a specific individual is part of the dataset or not. This approach is considered a de facto standard for protecting users’ privacy in statistical computations. The Action will run and compare several applications of DP for financial data sets and time series. Moreover, the network will also tackle the challenges evolving in algorithmic bias. Many financial services, such as mortgage or loan approvals, are algorithmically aided decisions. Such techniques, including supervised and unsupervised learning methods, are not inherently biased but often oblivious to sensitive parameters. This can be a result of bias introduced at any step in the life cycle (Davidson et al., 2023) including, e.g., socio-historical bias in the data generation process, Simpson’s Paradox as an example of aggregation bias (Prost et al., 2023) or the choice of optimization functions, regularizations that can contribute to biased algorithmic decisions. Within the COST Action, researchers will explore a wide variety of methods to debias algorithmic solutions for financial applications. Since many fair learning algorithms have already been implemented (like IBM (2023) AI Fairness 360 toolkit), the researchers within COST will analyze the possibility of adjusting and extending those methods for problems arising in the financial sector. Moreover, much of the attention will be focused on developing new approaches to fight against bias both on the data and methods side. On the algorithmic side, the researchers will investigate the approach based on disparate learning processes (DLPs) that allows the sensitive attributes during the learning phase but not during the prediction time (Lipton et al., 2018) or Variational Fair Autoencoder, which treats protected attributes as the nuisance variables (Louizos, 2015). On the data debiasing side, a very interesting approach is Fair Adversarial Networks (FairGAN), whose goal is to create synthetic data of similar quality as real data, not discriminatory toward certain demographic groups (Wu, 2022).</w:t>
      </w:r>
    </w:p>
    <w:p w:rsidR="00000000" w:rsidDel="00000000" w:rsidP="00000000" w:rsidRDefault="00000000" w:rsidRPr="00000000" w14:paraId="00000074">
      <w:pPr>
        <w:tabs>
          <w:tab w:val="left" w:leader="none" w:pos="1843"/>
          <w:tab w:val="left" w:leader="none" w:pos="851"/>
        </w:tabs>
        <w:spacing w:line="240" w:lineRule="auto"/>
        <w:jc w:val="both"/>
        <w:rPr>
          <w:sz w:val="20"/>
          <w:szCs w:val="20"/>
        </w:rPr>
      </w:pPr>
      <w:r w:rsidDel="00000000" w:rsidR="00000000" w:rsidRPr="00000000">
        <w:rPr>
          <w:sz w:val="20"/>
          <w:szCs w:val="20"/>
          <w:rtl w:val="0"/>
        </w:rPr>
        <w:t xml:space="preserve">Considering the application of generative AI in finance, the Action will develop end-to-end use cases which will detail the entire pipeline of building AI-systems incorporating LLMs for financial applications. LLM have been shown to be very effective on a variety of language tasks (information and knowledge queries, analysing text data, generating briefs and reports) (Wu et al., 2023, Xie et al., 2023, Zhao et al., 2023, Hadi et al., 2023). However, most of the implementations available in the literature do not take into consideration the practical constraints (like regulatory compliance, scalability, privacy concerns,</w:t>
      </w:r>
      <w:commentRangeStart w:id="14"/>
      <w:r w:rsidDel="00000000" w:rsidR="00000000" w:rsidRPr="00000000">
        <w:rPr>
          <w:sz w:val="20"/>
          <w:szCs w:val="20"/>
          <w:rtl w:val="0"/>
        </w:rPr>
        <w:t xml:space="preserve"> </w:t>
      </w:r>
      <w:ins w:author="Lucia Gomez" w:id="79" w:date="2024-10-12T10:50:31Z">
        <w:r w:rsidDel="00000000" w:rsidR="00000000" w:rsidRPr="00000000">
          <w:rPr>
            <w:sz w:val="20"/>
            <w:szCs w:val="20"/>
            <w:rtl w:val="0"/>
          </w:rPr>
          <w:t xml:space="preserve">safety, </w:t>
        </w:r>
      </w:ins>
      <w:r w:rsidDel="00000000" w:rsidR="00000000" w:rsidRPr="00000000">
        <w:rPr>
          <w:sz w:val="20"/>
          <w:szCs w:val="20"/>
          <w:rtl w:val="0"/>
        </w:rPr>
        <w:t xml:space="preserve">etc.)</w:t>
      </w:r>
      <w:commentRangeEnd w:id="14"/>
      <w:r w:rsidDel="00000000" w:rsidR="00000000" w:rsidRPr="00000000">
        <w:commentReference w:id="14"/>
      </w:r>
      <w:r w:rsidDel="00000000" w:rsidR="00000000" w:rsidRPr="00000000">
        <w:rPr>
          <w:sz w:val="20"/>
          <w:szCs w:val="20"/>
          <w:rtl w:val="0"/>
        </w:rPr>
        <w:t xml:space="preserve"> in which the financial sector operates.</w:t>
      </w:r>
      <w:ins w:author="Lucia Gomez" w:id="80" w:date="2024-10-12T10:59:38Z">
        <w:r w:rsidDel="00000000" w:rsidR="00000000" w:rsidRPr="00000000">
          <w:rPr>
            <w:sz w:val="20"/>
            <w:szCs w:val="20"/>
            <w:rtl w:val="0"/>
          </w:rPr>
          <w:t xml:space="preserve"> </w:t>
        </w:r>
        <w:commentRangeStart w:id="15"/>
        <w:r w:rsidDel="00000000" w:rsidR="00000000" w:rsidRPr="00000000">
          <w:rPr>
            <w:sz w:val="20"/>
            <w:szCs w:val="20"/>
            <w:rtl w:val="0"/>
          </w:rPr>
          <w:t xml:space="preserve">Recently, numerous applications of generative AI solutions for finance start to populate the online landscape, evidencing their high demand and potential: for personalized services, such as Acorns or Finpilot, fraud detection, such as Feedzai, or algorithmic trading.</w:t>
        </w:r>
        <w:commentRangeEnd w:id="15"/>
        <w:r w:rsidDel="00000000" w:rsidR="00000000" w:rsidRPr="00000000">
          <w:commentReference w:id="15"/>
        </w:r>
        <w:r w:rsidDel="00000000" w:rsidR="00000000" w:rsidRPr="00000000">
          <w:rPr>
            <w:sz w:val="20"/>
            <w:szCs w:val="20"/>
            <w:rtl w:val="0"/>
          </w:rPr>
          <w:t xml:space="preserve"> </w:t>
        </w:r>
      </w:ins>
      <w:r w:rsidDel="00000000" w:rsidR="00000000" w:rsidRPr="00000000">
        <w:rPr>
          <w:sz w:val="20"/>
          <w:szCs w:val="20"/>
          <w:rtl w:val="0"/>
        </w:rPr>
        <w:t xml:space="preserve"> To this end, the Action will assess the potential and limitations of LLM for various financial applications (i.e. predicting financial markets, enhancing risk management and portfolio optimization processes) and propose guidelines for </w:t>
      </w:r>
      <w:ins w:author="Lucia Gomez" w:id="81" w:date="2024-10-12T10:51:43Z">
        <w:r w:rsidDel="00000000" w:rsidR="00000000" w:rsidRPr="00000000">
          <w:rPr>
            <w:sz w:val="20"/>
            <w:szCs w:val="20"/>
            <w:rtl w:val="0"/>
          </w:rPr>
          <w:t xml:space="preserve">safely and </w:t>
        </w:r>
      </w:ins>
      <w:r w:rsidDel="00000000" w:rsidR="00000000" w:rsidRPr="00000000">
        <w:rPr>
          <w:sz w:val="20"/>
          <w:szCs w:val="20"/>
          <w:rtl w:val="0"/>
        </w:rPr>
        <w:t xml:space="preserve">effectively integrating their outputs into classic methodologies for classification and prediction. </w:t>
      </w:r>
    </w:p>
    <w:p w:rsidR="00000000" w:rsidDel="00000000" w:rsidP="00000000" w:rsidRDefault="00000000" w:rsidRPr="00000000" w14:paraId="00000075">
      <w:pPr>
        <w:tabs>
          <w:tab w:val="left" w:leader="none" w:pos="1843"/>
          <w:tab w:val="left" w:leader="none" w:pos="851"/>
        </w:tabs>
        <w:spacing w:line="240" w:lineRule="auto"/>
        <w:jc w:val="both"/>
        <w:rPr>
          <w:sz w:val="20"/>
          <w:szCs w:val="20"/>
        </w:rPr>
      </w:pPr>
      <w:r w:rsidDel="00000000" w:rsidR="00000000" w:rsidRPr="00000000">
        <w:rPr>
          <w:sz w:val="20"/>
          <w:szCs w:val="20"/>
          <w:rtl w:val="0"/>
        </w:rPr>
        <w:t xml:space="preserve">Furthermore, the Action will also aim at proposing solutions for the growing “trust” issues with complex models</w:t>
      </w:r>
      <w:ins w:author="Lucia Gomez" w:id="82" w:date="2024-10-12T10:52:07Z">
        <w:r w:rsidDel="00000000" w:rsidR="00000000" w:rsidRPr="00000000">
          <w:rPr>
            <w:sz w:val="20"/>
            <w:szCs w:val="20"/>
            <w:rtl w:val="0"/>
          </w:rPr>
          <w:t xml:space="preserve">, </w:t>
        </w:r>
        <w:commentRangeStart w:id="16"/>
        <w:commentRangeStart w:id="17"/>
        <w:r w:rsidDel="00000000" w:rsidR="00000000" w:rsidRPr="00000000">
          <w:rPr>
            <w:sz w:val="20"/>
            <w:szCs w:val="20"/>
            <w:rtl w:val="0"/>
          </w:rPr>
          <w:t xml:space="preserve">specifically by leveraging explainable AI</w:t>
        </w:r>
      </w:ins>
      <w:r w:rsidDel="00000000" w:rsidR="00000000" w:rsidRPr="00000000">
        <w:rPr>
          <w:sz w:val="20"/>
          <w:szCs w:val="20"/>
          <w:rtl w:val="0"/>
        </w:rPr>
        <w:t xml:space="preserve">.</w:t>
      </w:r>
      <w:commentRangeEnd w:id="16"/>
      <w:r w:rsidDel="00000000" w:rsidR="00000000" w:rsidRPr="00000000">
        <w:commentReference w:id="16"/>
      </w:r>
      <w:commentRangeEnd w:id="17"/>
      <w:r w:rsidDel="00000000" w:rsidR="00000000" w:rsidRPr="00000000">
        <w:commentReference w:id="17"/>
      </w:r>
      <w:r w:rsidDel="00000000" w:rsidR="00000000" w:rsidRPr="00000000">
        <w:rPr>
          <w:sz w:val="20"/>
          <w:szCs w:val="20"/>
          <w:rtl w:val="0"/>
        </w:rPr>
        <w:t xml:space="preserve"> The introduction of complex ML and DL methods for financial use cases (i.e. time series forecasting or credit scoring), potentially enables higher predictive accuracy but this comes at the cost of higher complexity and thus lower interpretability (Hulsen, 2023),. ML models are referred to as “black boxes” because it is often difficult to understand how variables are jointly related to arrive at a certain output (Arrieta et al., 2019). This reduced ability to understand the inner workings and mechanisms of complex models unavoidably affects their trustworthiness and the willingness among practitioners to deploy such methods in sensitive domains such as finance. As a result, the scientific interest in the field of eXplainable artificial intelligence (XAI) has grown tremendously within the last few years (Gunning et al., 2019, Linardatos et al., 2021, Dazeley et al., 2021 and Saeed and Omlin, 2023). XAI aims at introducing a suite of techniques attempting to communicate understandable information about how an already developed model produces its predictions for any given input (Arrieta et al., 2019). The growing popularity of the topic notwithstanding, research on XAI in finance remains limited and most of the existing explainability techniques are not suited for financial data which are characterised with dependence of features and non-stationarity. Many state-of-the-art XAI methods are originally tailored for certain </w:t>
      </w:r>
      <w:ins w:author="Lucia Gomez" w:id="83" w:date="2024-10-12T10:54:48Z">
        <w:r w:rsidDel="00000000" w:rsidR="00000000" w:rsidRPr="00000000">
          <w:rPr>
            <w:sz w:val="20"/>
            <w:szCs w:val="20"/>
            <w:rtl w:val="0"/>
          </w:rPr>
          <w:t xml:space="preserve">data</w:t>
        </w:r>
      </w:ins>
      <w:del w:author="Lucia Gomez" w:id="83" w:date="2024-10-12T10:54:48Z">
        <w:r w:rsidDel="00000000" w:rsidR="00000000" w:rsidRPr="00000000">
          <w:rPr>
            <w:sz w:val="20"/>
            <w:szCs w:val="20"/>
            <w:rtl w:val="0"/>
          </w:rPr>
          <w:delText xml:space="preserve">input</w:delText>
        </w:r>
      </w:del>
      <w:r w:rsidDel="00000000" w:rsidR="00000000" w:rsidRPr="00000000">
        <w:rPr>
          <w:sz w:val="20"/>
          <w:szCs w:val="20"/>
          <w:rtl w:val="0"/>
        </w:rPr>
        <w:t xml:space="preserve"> types such as images (ex. Saliency Maps) or text (ex. LRP) and have later been adjusted to suit tabular data as well. However, temporal dimensions and features' dependence are often omitted, and the literature currently offers only a limited consideration of the topic. Notable examples are interpretable decision trees for time series classification (Hidasi and Gáspár-Papanek, 2011) and using attention mechanisms (Hsu et al., 2019, Schockaert, 2020) with none of the applications looking specifically at explainability for financial data. To address this gap in the literature as well as in the considered application field, the Action will focus on investigating the utility of existing state-of-art XAI methods and proposing novel methods for financial applications.</w:t>
      </w:r>
    </w:p>
    <w:p w:rsidR="00000000" w:rsidDel="00000000" w:rsidP="00000000" w:rsidRDefault="00000000" w:rsidRPr="00000000" w14:paraId="00000076">
      <w:pPr>
        <w:tabs>
          <w:tab w:val="left" w:leader="none" w:pos="1843"/>
          <w:tab w:val="left" w:leader="none" w:pos="851"/>
        </w:tabs>
        <w:spacing w:line="240" w:lineRule="auto"/>
        <w:jc w:val="both"/>
        <w:rPr>
          <w:sz w:val="20"/>
          <w:szCs w:val="20"/>
        </w:rPr>
      </w:pPr>
      <w:r w:rsidDel="00000000" w:rsidR="00000000" w:rsidRPr="00000000">
        <w:rPr>
          <w:sz w:val="20"/>
          <w:szCs w:val="20"/>
          <w:rtl w:val="0"/>
        </w:rPr>
        <w:t xml:space="preserve">Finally, the Action will also focus on tackling several methodological challenges related to the sustainable finance domain. Numerous organisations are assessing businesses' non-financial endeavours by employing environmental, social, and governance (ESG) metrics as assessment criteria (Almeyda and Darmansya, 2019 and Bassen and Kovacs, 2020). Nevertheless, the reliability of existing ESG ratings is constrained by variations in criteria among assessment bodies, resulting in significant discrepancies in a company's ESG rating when assessed by different organisations (Lee and Kim, 2023). Thus, a data-driven approach to ESG estimation is needed, and the studies that focus on the need for automatic and direct extraction and classification of ESG information are limited. The Action will investigate the utility of LLM in effectively analyzing and extracting insights from vast amounts of sustainability-related textual data, such as news articles, to gain deeper insights into companies’ ESG performance and their societal impact.</w:t>
      </w:r>
    </w:p>
    <w:p w:rsidR="00000000" w:rsidDel="00000000" w:rsidP="00000000" w:rsidRDefault="00000000" w:rsidRPr="00000000" w14:paraId="00000077">
      <w:pPr>
        <w:tabs>
          <w:tab w:val="left" w:leader="none" w:pos="1843"/>
          <w:tab w:val="left" w:leader="none" w:pos="851"/>
        </w:tabs>
        <w:spacing w:lin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78">
      <w:pPr>
        <w:pStyle w:val="Heading3"/>
        <w:keepNext w:val="0"/>
        <w:keepLines w:val="0"/>
        <w:tabs>
          <w:tab w:val="left" w:leader="none" w:pos="1843"/>
          <w:tab w:val="left" w:leader="none" w:pos="1843"/>
          <w:tab w:val="left" w:leader="none" w:pos="1843"/>
          <w:tab w:val="left" w:leader="none" w:pos="851"/>
        </w:tabs>
        <w:spacing w:after="0" w:before="0" w:line="240" w:lineRule="auto"/>
        <w:jc w:val="both"/>
        <w:rPr>
          <w:smallCaps w:val="1"/>
          <w:color w:val="000000"/>
          <w:sz w:val="20"/>
          <w:szCs w:val="20"/>
        </w:rPr>
      </w:pPr>
      <w:r w:rsidDel="00000000" w:rsidR="00000000" w:rsidRPr="00000000">
        <w:rPr>
          <w:b w:val="1"/>
          <w:bCs w:val="1"/>
          <w:smallCaps w:val="1"/>
          <w:color w:val="000000"/>
          <w:sz w:val="20"/>
          <w:szCs w:val="20"/>
          <w:rtl w:val="0"/>
        </w:rPr>
        <w:t xml:space="preserve">1.2.2 OBJECTIVES</w:t>
      </w:r>
      <w:r w:rsidDel="00000000" w:rsidR="00000000" w:rsidRPr="00000000">
        <w:rPr>
          <w:rtl w:val="0"/>
        </w:rPr>
      </w:r>
    </w:p>
    <w:p w:rsidR="00000000" w:rsidDel="00000000" w:rsidP="00000000" w:rsidRDefault="00000000" w:rsidRPr="00000000" w14:paraId="00000079">
      <w:pPr>
        <w:pStyle w:val="Heading4"/>
        <w:keepNext w:val="0"/>
        <w:keepLines w:val="0"/>
        <w:tabs>
          <w:tab w:val="left" w:leader="none" w:pos="1843"/>
          <w:tab w:val="left" w:leader="none" w:pos="1843"/>
          <w:tab w:val="left" w:leader="none" w:pos="1843"/>
          <w:tab w:val="left" w:leader="none" w:pos="993"/>
        </w:tabs>
        <w:spacing w:after="0" w:before="0" w:line="240" w:lineRule="auto"/>
        <w:jc w:val="both"/>
        <w:rPr>
          <w:b w:val="1"/>
          <w:bCs w:val="1"/>
          <w:color w:val="000000"/>
          <w:sz w:val="20"/>
          <w:szCs w:val="20"/>
        </w:rPr>
      </w:pPr>
      <w:bookmarkStart w:colFirst="0" w:colLast="0" w:name="_h9rcxn1nh5ji" w:id="3"/>
      <w:bookmarkEnd w:id="3"/>
      <w:r w:rsidDel="00000000" w:rsidR="00000000" w:rsidRPr="00000000">
        <w:rPr>
          <w:b w:val="1"/>
          <w:bCs w:val="1"/>
          <w:color w:val="000000"/>
          <w:sz w:val="20"/>
          <w:szCs w:val="20"/>
          <w:rtl w:val="0"/>
        </w:rPr>
        <w:t xml:space="preserve">1.2.2.1 Research Coordination Objectives</w:t>
      </w:r>
    </w:p>
    <w:p w:rsidR="00000000" w:rsidDel="00000000" w:rsidP="00000000" w:rsidRDefault="00000000" w:rsidRPr="00000000" w14:paraId="0000007A">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The scientific progress will be pursued by capitalising on the COST research coordination tools. The specific objectives in this respect are shown below. </w:t>
      </w:r>
    </w:p>
    <w:p w:rsidR="00000000" w:rsidDel="00000000" w:rsidP="00000000" w:rsidRDefault="00000000" w:rsidRPr="00000000" w14:paraId="0000007B">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RC1. </w:t>
      </w:r>
      <w:r w:rsidDel="00000000" w:rsidR="00000000" w:rsidRPr="00000000">
        <w:rPr>
          <w:b w:val="1"/>
          <w:bCs w:val="1"/>
          <w:sz w:val="20"/>
          <w:szCs w:val="20"/>
          <w:rtl w:val="0"/>
        </w:rPr>
        <w:t xml:space="preserve">Unified Data Protection Framework (WG1)</w:t>
      </w:r>
      <w:r w:rsidDel="00000000" w:rsidR="00000000" w:rsidRPr="00000000">
        <w:rPr>
          <w:sz w:val="20"/>
          <w:szCs w:val="20"/>
          <w:rtl w:val="0"/>
        </w:rPr>
        <w:t xml:space="preserve">: Develop a common framework and definitions for data privacy methods, specifically focused on differential privacy and federated learning techniques. </w:t>
      </w:r>
    </w:p>
    <w:p w:rsidR="00000000" w:rsidDel="00000000" w:rsidP="00000000" w:rsidRDefault="00000000" w:rsidRPr="00000000" w14:paraId="0000007C">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RC2. </w:t>
      </w:r>
      <w:r w:rsidDel="00000000" w:rsidR="00000000" w:rsidRPr="00000000">
        <w:rPr>
          <w:b w:val="1"/>
          <w:bCs w:val="1"/>
          <w:sz w:val="20"/>
          <w:szCs w:val="20"/>
          <w:rtl w:val="0"/>
        </w:rPr>
        <w:t xml:space="preserve">Data Sourcing Standardization for LLM (WG2)</w:t>
      </w:r>
      <w:r w:rsidDel="00000000" w:rsidR="00000000" w:rsidRPr="00000000">
        <w:rPr>
          <w:sz w:val="20"/>
          <w:szCs w:val="20"/>
          <w:rtl w:val="0"/>
        </w:rPr>
        <w:t xml:space="preserve">: Coordinate the collection and curation of financial datasets, and establish a standard set of performance metrics specifically for Transformer Neural Networks used in portfolio optimization and risk management.</w:t>
      </w:r>
    </w:p>
    <w:p w:rsidR="00000000" w:rsidDel="00000000" w:rsidP="00000000" w:rsidRDefault="00000000" w:rsidRPr="00000000" w14:paraId="0000007D">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RC3. </w:t>
      </w:r>
      <w:r w:rsidDel="00000000" w:rsidR="00000000" w:rsidRPr="00000000">
        <w:rPr>
          <w:b w:val="1"/>
          <w:bCs w:val="1"/>
          <w:sz w:val="20"/>
          <w:szCs w:val="20"/>
          <w:rtl w:val="0"/>
        </w:rPr>
        <w:t xml:space="preserve">Harmonized Protocols for XAI (WG3)</w:t>
      </w:r>
      <w:r w:rsidDel="00000000" w:rsidR="00000000" w:rsidRPr="00000000">
        <w:rPr>
          <w:sz w:val="20"/>
          <w:szCs w:val="20"/>
          <w:rtl w:val="0"/>
        </w:rPr>
        <w:t xml:space="preserve">: Develop standardized protocols for experimentation and data collection XAI, focused on non-perturbative XAI methods applicable to financial time-series data.</w:t>
      </w:r>
    </w:p>
    <w:p w:rsidR="00000000" w:rsidDel="00000000" w:rsidP="00000000" w:rsidRDefault="00000000" w:rsidRPr="00000000" w14:paraId="0000007E">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RC4. </w:t>
      </w:r>
      <w:r w:rsidDel="00000000" w:rsidR="00000000" w:rsidRPr="00000000">
        <w:rPr>
          <w:b w:val="1"/>
          <w:bCs w:val="1"/>
          <w:sz w:val="20"/>
          <w:szCs w:val="20"/>
          <w:rtl w:val="0"/>
        </w:rPr>
        <w:t xml:space="preserve">Comparative Assessment of ESG Measurement (WG4)</w:t>
      </w:r>
      <w:r w:rsidDel="00000000" w:rsidR="00000000" w:rsidRPr="00000000">
        <w:rPr>
          <w:sz w:val="20"/>
          <w:szCs w:val="20"/>
          <w:rtl w:val="0"/>
        </w:rPr>
        <w:t xml:space="preserve">: Conduct a comparative analysis of data-driven ESG techniques, including the use of LLMs for sentiment and news analysis.</w:t>
      </w:r>
    </w:p>
    <w:p w:rsidR="00000000" w:rsidDel="00000000" w:rsidP="00000000" w:rsidRDefault="00000000" w:rsidRPr="00000000" w14:paraId="0000007F">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RC5. </w:t>
      </w:r>
      <w:r w:rsidDel="00000000" w:rsidR="00000000" w:rsidRPr="00000000">
        <w:rPr>
          <w:b w:val="1"/>
          <w:bCs w:val="1"/>
          <w:sz w:val="20"/>
          <w:szCs w:val="20"/>
          <w:rtl w:val="0"/>
        </w:rPr>
        <w:t xml:space="preserve">Shared Resource Portal (All WGs)</w:t>
      </w:r>
      <w:r w:rsidDel="00000000" w:rsidR="00000000" w:rsidRPr="00000000">
        <w:rPr>
          <w:sz w:val="20"/>
          <w:szCs w:val="20"/>
          <w:rtl w:val="0"/>
        </w:rPr>
        <w:t xml:space="preserve">: Establish a centralized digital portal where resources like datasets, software tools, and methodological guidelines can be shared across all WGs to accelerate research in data-driven processes, generative AI, XAI, and sustainable digital finance.</w:t>
      </w:r>
    </w:p>
    <w:p w:rsidR="00000000" w:rsidDel="00000000" w:rsidP="00000000" w:rsidRDefault="00000000" w:rsidRPr="00000000" w14:paraId="00000080">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RC6. </w:t>
      </w:r>
      <w:r w:rsidDel="00000000" w:rsidR="00000000" w:rsidRPr="00000000">
        <w:rPr>
          <w:b w:val="1"/>
          <w:bCs w:val="1"/>
          <w:sz w:val="20"/>
          <w:szCs w:val="20"/>
          <w:rtl w:val="0"/>
        </w:rPr>
        <w:t xml:space="preserve">International Coordination for Fairness Models (WG1)</w:t>
      </w:r>
      <w:r w:rsidDel="00000000" w:rsidR="00000000" w:rsidRPr="00000000">
        <w:rPr>
          <w:sz w:val="20"/>
          <w:szCs w:val="20"/>
          <w:rtl w:val="0"/>
        </w:rPr>
        <w:t xml:space="preserve">: Coordinate with international bodies and standardization agencies to establish guidelines that ensure fairness and data protection in financial algorithms, leveraging differential privacy and federated learning methodologies.</w:t>
      </w:r>
    </w:p>
    <w:p w:rsidR="00000000" w:rsidDel="00000000" w:rsidP="00000000" w:rsidRDefault="00000000" w:rsidRPr="00000000" w14:paraId="00000081">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RC7. </w:t>
      </w:r>
      <w:r w:rsidDel="00000000" w:rsidR="00000000" w:rsidRPr="00000000">
        <w:rPr>
          <w:b w:val="1"/>
          <w:bCs w:val="1"/>
          <w:sz w:val="20"/>
          <w:szCs w:val="20"/>
          <w:rtl w:val="0"/>
        </w:rPr>
        <w:t xml:space="preserve">Stakeholder Input for Algorithmic Bias Mitigation (WG3)</w:t>
      </w:r>
      <w:r w:rsidDel="00000000" w:rsidR="00000000" w:rsidRPr="00000000">
        <w:rPr>
          <w:sz w:val="20"/>
          <w:szCs w:val="20"/>
          <w:rtl w:val="0"/>
        </w:rPr>
        <w:t xml:space="preserve">: Engage with policymakers and regulatory bodies to translate the WG's findings on algorithmic bias mitigation into actionable policies.</w:t>
      </w:r>
    </w:p>
    <w:p w:rsidR="00000000" w:rsidDel="00000000" w:rsidP="00000000" w:rsidRDefault="00000000" w:rsidRPr="00000000" w14:paraId="00000082">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RC8. </w:t>
      </w:r>
      <w:r w:rsidDel="00000000" w:rsidR="00000000" w:rsidRPr="00000000">
        <w:rPr>
          <w:b w:val="1"/>
          <w:bCs w:val="1"/>
          <w:sz w:val="20"/>
          <w:szCs w:val="20"/>
          <w:rtl w:val="0"/>
        </w:rPr>
        <w:t xml:space="preserve">Tangible Output for Real-Time ESG Scoring (WG4)</w:t>
      </w:r>
      <w:r w:rsidDel="00000000" w:rsidR="00000000" w:rsidRPr="00000000">
        <w:rPr>
          <w:sz w:val="20"/>
          <w:szCs w:val="20"/>
          <w:rtl w:val="0"/>
        </w:rPr>
        <w:t xml:space="preserve">: Develop a real-time, data-driven ESG scoring model that leverages sentiment analysis and other language model-based techniques, to be shared as an open-source tool or as a policy recommendation for financial regulatory bodies.</w:t>
      </w:r>
    </w:p>
    <w:p w:rsidR="00000000" w:rsidDel="00000000" w:rsidP="00000000" w:rsidRDefault="00000000" w:rsidRPr="00000000" w14:paraId="00000083">
      <w:pPr>
        <w:tabs>
          <w:tab w:val="left" w:leader="none" w:pos="1843"/>
          <w:tab w:val="left" w:leader="none" w:pos="993"/>
        </w:tabs>
        <w:spacing w:line="240" w:lineRule="auto"/>
        <w:jc w:val="both"/>
        <w:rPr>
          <w:sz w:val="20"/>
          <w:szCs w:val="20"/>
        </w:rPr>
      </w:pPr>
      <w:r w:rsidDel="00000000" w:rsidR="00000000" w:rsidRPr="00000000">
        <w:rPr>
          <w:rtl w:val="0"/>
        </w:rPr>
      </w:r>
    </w:p>
    <w:p w:rsidR="00000000" w:rsidDel="00000000" w:rsidP="00000000" w:rsidRDefault="00000000" w:rsidRPr="00000000" w14:paraId="00000084">
      <w:pPr>
        <w:pStyle w:val="Heading4"/>
        <w:keepNext w:val="0"/>
        <w:keepLines w:val="0"/>
        <w:tabs>
          <w:tab w:val="left" w:leader="none" w:pos="1843"/>
          <w:tab w:val="left" w:leader="none" w:pos="1843"/>
          <w:tab w:val="left" w:leader="none" w:pos="1843"/>
          <w:tab w:val="left" w:leader="none" w:pos="993"/>
        </w:tabs>
        <w:spacing w:after="0" w:before="0" w:line="240" w:lineRule="auto"/>
        <w:jc w:val="both"/>
        <w:rPr>
          <w:b w:val="1"/>
          <w:bCs w:val="1"/>
          <w:color w:val="000000"/>
          <w:sz w:val="20"/>
          <w:szCs w:val="20"/>
        </w:rPr>
      </w:pPr>
      <w:bookmarkStart w:colFirst="0" w:colLast="0" w:name="_312tkmbrj4hy" w:id="4"/>
      <w:bookmarkEnd w:id="4"/>
      <w:r w:rsidDel="00000000" w:rsidR="00000000" w:rsidRPr="00000000">
        <w:rPr>
          <w:b w:val="1"/>
          <w:bCs w:val="1"/>
          <w:color w:val="000000"/>
          <w:sz w:val="20"/>
          <w:szCs w:val="20"/>
          <w:rtl w:val="0"/>
        </w:rPr>
        <w:t xml:space="preserve">1.2.2.2 Capacity-building Objectives</w:t>
      </w:r>
    </w:p>
    <w:p w:rsidR="00000000" w:rsidDel="00000000" w:rsidP="00000000" w:rsidRDefault="00000000" w:rsidRPr="00000000" w14:paraId="00000085">
      <w:pPr>
        <w:tabs>
          <w:tab w:val="left" w:leader="none" w:pos="1843"/>
          <w:tab w:val="left" w:leader="none" w:pos="993"/>
        </w:tabs>
        <w:spacing w:line="240" w:lineRule="auto"/>
        <w:jc w:val="both"/>
        <w:rPr>
          <w:sz w:val="20"/>
          <w:szCs w:val="20"/>
        </w:rPr>
      </w:pPr>
      <w:r w:rsidDel="00000000" w:rsidR="00000000" w:rsidRPr="00000000">
        <w:rPr>
          <w:sz w:val="20"/>
          <w:szCs w:val="20"/>
          <w:rtl w:val="0"/>
        </w:rPr>
        <w:t xml:space="preserve">The focus of capacity-building goals, achieved through the facilitation of knowledge exchange and collaborative research agenda development, will be centred around the following subject areas:</w:t>
      </w:r>
    </w:p>
    <w:p w:rsidR="00000000" w:rsidDel="00000000" w:rsidP="00000000" w:rsidRDefault="00000000" w:rsidRPr="00000000" w14:paraId="00000086">
      <w:pPr>
        <w:spacing w:line="240" w:lineRule="auto"/>
        <w:jc w:val="both"/>
        <w:rPr>
          <w:sz w:val="20"/>
          <w:szCs w:val="20"/>
        </w:rPr>
      </w:pPr>
      <w:r w:rsidDel="00000000" w:rsidR="00000000" w:rsidRPr="00000000">
        <w:rPr>
          <w:sz w:val="20"/>
          <w:szCs w:val="20"/>
          <w:rtl w:val="0"/>
        </w:rPr>
        <w:t xml:space="preserve">CB1. </w:t>
      </w:r>
      <w:r w:rsidDel="00000000" w:rsidR="00000000" w:rsidRPr="00000000">
        <w:rPr>
          <w:b w:val="1"/>
          <w:bCs w:val="1"/>
          <w:sz w:val="20"/>
          <w:szCs w:val="20"/>
          <w:rtl w:val="0"/>
        </w:rPr>
        <w:t xml:space="preserve">Joint Research Agenda on Data Protection</w:t>
      </w:r>
      <w:r w:rsidDel="00000000" w:rsidR="00000000" w:rsidRPr="00000000">
        <w:rPr>
          <w:sz w:val="20"/>
          <w:szCs w:val="20"/>
          <w:rtl w:val="0"/>
        </w:rPr>
        <w:t xml:space="preserve"> (D1): Foster knowledge exchange between legal experts, data scientists, and policymakers to develop a joint research agenda focused on creating comprehensive data privacy guidelines for financial applications.</w:t>
      </w:r>
    </w:p>
    <w:p w:rsidR="00000000" w:rsidDel="00000000" w:rsidP="00000000" w:rsidRDefault="00000000" w:rsidRPr="00000000" w14:paraId="00000087">
      <w:pPr>
        <w:spacing w:line="240" w:lineRule="auto"/>
        <w:jc w:val="both"/>
        <w:rPr>
          <w:sz w:val="20"/>
          <w:szCs w:val="20"/>
        </w:rPr>
      </w:pPr>
      <w:r w:rsidDel="00000000" w:rsidR="00000000" w:rsidRPr="00000000">
        <w:rPr>
          <w:sz w:val="20"/>
          <w:szCs w:val="20"/>
          <w:rtl w:val="0"/>
        </w:rPr>
        <w:t xml:space="preserve">CB2: </w:t>
      </w:r>
      <w:r w:rsidDel="00000000" w:rsidR="00000000" w:rsidRPr="00000000">
        <w:rPr>
          <w:b w:val="1"/>
          <w:bCs w:val="1"/>
          <w:sz w:val="20"/>
          <w:szCs w:val="20"/>
          <w:rtl w:val="0"/>
        </w:rPr>
        <w:t xml:space="preserve">Interdisciplinary Collaboration for Fairness in Financial Algorithms</w:t>
      </w:r>
      <w:r w:rsidDel="00000000" w:rsidR="00000000" w:rsidRPr="00000000">
        <w:rPr>
          <w:sz w:val="20"/>
          <w:szCs w:val="20"/>
          <w:rtl w:val="0"/>
        </w:rPr>
        <w:t xml:space="preserve"> (D2, D9): Bridge the gap between ethics, data science, and finance to facilitate interdisciplinary research aimed at fairness models and algorithmic bias mitigation in financial algorithms.</w:t>
      </w:r>
    </w:p>
    <w:p w:rsidR="00000000" w:rsidDel="00000000" w:rsidP="00000000" w:rsidRDefault="00000000" w:rsidRPr="00000000" w14:paraId="00000088">
      <w:pPr>
        <w:spacing w:line="240" w:lineRule="auto"/>
        <w:jc w:val="both"/>
        <w:rPr>
          <w:sz w:val="20"/>
          <w:szCs w:val="20"/>
        </w:rPr>
      </w:pPr>
      <w:r w:rsidDel="00000000" w:rsidR="00000000" w:rsidRPr="00000000">
        <w:rPr>
          <w:sz w:val="20"/>
          <w:szCs w:val="20"/>
          <w:rtl w:val="0"/>
        </w:rPr>
        <w:t xml:space="preserve">CB3. </w:t>
      </w:r>
      <w:r w:rsidDel="00000000" w:rsidR="00000000" w:rsidRPr="00000000">
        <w:rPr>
          <w:b w:val="1"/>
          <w:bCs w:val="1"/>
          <w:sz w:val="20"/>
          <w:szCs w:val="20"/>
          <w:rtl w:val="0"/>
        </w:rPr>
        <w:t xml:space="preserve">Young Researchers in Federated Learning</w:t>
      </w:r>
      <w:r w:rsidDel="00000000" w:rsidR="00000000" w:rsidRPr="00000000">
        <w:rPr>
          <w:sz w:val="20"/>
          <w:szCs w:val="20"/>
          <w:rtl w:val="0"/>
        </w:rPr>
        <w:t xml:space="preserve"> (D3): Engage young researchers and innovators to contribute to the report on federated learning techniques and protocols, thereby building t</w:t>
      </w:r>
      <w:commentRangeStart w:id="18"/>
      <w:r w:rsidDel="00000000" w:rsidR="00000000" w:rsidRPr="00000000">
        <w:rPr>
          <w:sz w:val="20"/>
          <w:szCs w:val="20"/>
          <w:rtl w:val="0"/>
        </w:rPr>
        <w:t xml:space="preserve">heir capacity.</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89">
      <w:pPr>
        <w:spacing w:line="240" w:lineRule="auto"/>
        <w:jc w:val="both"/>
        <w:rPr>
          <w:sz w:val="20"/>
          <w:szCs w:val="20"/>
        </w:rPr>
      </w:pPr>
      <w:r w:rsidDel="00000000" w:rsidR="00000000" w:rsidRPr="00000000">
        <w:rPr>
          <w:sz w:val="20"/>
          <w:szCs w:val="20"/>
          <w:rtl w:val="0"/>
        </w:rPr>
        <w:t xml:space="preserve">CB4. </w:t>
      </w:r>
      <w:r w:rsidDel="00000000" w:rsidR="00000000" w:rsidRPr="00000000">
        <w:rPr>
          <w:b w:val="1"/>
          <w:bCs w:val="1"/>
          <w:sz w:val="20"/>
          <w:szCs w:val="20"/>
          <w:rtl w:val="0"/>
        </w:rPr>
        <w:t xml:space="preserve">Stakeholder Platform for Generative AI in Finance</w:t>
      </w:r>
      <w:r w:rsidDel="00000000" w:rsidR="00000000" w:rsidRPr="00000000">
        <w:rPr>
          <w:sz w:val="20"/>
          <w:szCs w:val="20"/>
          <w:rtl w:val="0"/>
        </w:rPr>
        <w:t xml:space="preserve"> (D4, D5, D6): Act as a trans-national practice community involving financial institutions, AI researchers, and regulators to foster the adoption of Generative AI models for portfolio optimization, risk, and personalized financial advice. </w:t>
      </w:r>
    </w:p>
    <w:p w:rsidR="00000000" w:rsidDel="00000000" w:rsidP="00000000" w:rsidRDefault="00000000" w:rsidRPr="00000000" w14:paraId="0000008A">
      <w:pPr>
        <w:spacing w:line="240" w:lineRule="auto"/>
        <w:jc w:val="both"/>
        <w:rPr>
          <w:sz w:val="20"/>
          <w:szCs w:val="20"/>
        </w:rPr>
      </w:pPr>
      <w:r w:rsidDel="00000000" w:rsidR="00000000" w:rsidRPr="00000000">
        <w:rPr>
          <w:sz w:val="20"/>
          <w:szCs w:val="20"/>
          <w:rtl w:val="0"/>
        </w:rPr>
        <w:t xml:space="preserve">CB5. </w:t>
      </w:r>
      <w:r w:rsidDel="00000000" w:rsidR="00000000" w:rsidRPr="00000000">
        <w:rPr>
          <w:b w:val="1"/>
          <w:bCs w:val="1"/>
          <w:sz w:val="20"/>
          <w:szCs w:val="20"/>
          <w:rtl w:val="0"/>
        </w:rPr>
        <w:t xml:space="preserve">Inclusive XAI Methods </w:t>
      </w:r>
      <w:r w:rsidDel="00000000" w:rsidR="00000000" w:rsidRPr="00000000">
        <w:rPr>
          <w:sz w:val="20"/>
          <w:szCs w:val="20"/>
          <w:rtl w:val="0"/>
        </w:rPr>
        <w:t xml:space="preserve">(D7, D8): Involve under-represented genders and teams from countries/regions with less capacity in the field to contribute to the development of scalable XAI methods and transparent Transformer Neural Networks.</w:t>
      </w:r>
    </w:p>
    <w:p w:rsidR="00000000" w:rsidDel="00000000" w:rsidP="00000000" w:rsidRDefault="00000000" w:rsidRPr="00000000" w14:paraId="0000008B">
      <w:pPr>
        <w:keepLines w:val="1"/>
        <w:widowControl w:val="0"/>
        <w:spacing w:line="240" w:lineRule="auto"/>
        <w:jc w:val="both"/>
        <w:rPr>
          <w:sz w:val="20"/>
          <w:szCs w:val="20"/>
        </w:rPr>
      </w:pPr>
      <w:r w:rsidDel="00000000" w:rsidR="00000000" w:rsidRPr="00000000">
        <w:rPr>
          <w:sz w:val="20"/>
          <w:szCs w:val="20"/>
          <w:rtl w:val="0"/>
        </w:rPr>
        <w:t xml:space="preserve">CB6. </w:t>
      </w:r>
      <w:r w:rsidDel="00000000" w:rsidR="00000000" w:rsidRPr="00000000">
        <w:rPr>
          <w:b w:val="1"/>
          <w:bCs w:val="1"/>
          <w:sz w:val="20"/>
          <w:szCs w:val="20"/>
          <w:rtl w:val="0"/>
        </w:rPr>
        <w:t xml:space="preserve">Sustainability Focus in Digital Finance</w:t>
      </w:r>
      <w:r w:rsidDel="00000000" w:rsidR="00000000" w:rsidRPr="00000000">
        <w:rPr>
          <w:sz w:val="20"/>
          <w:szCs w:val="20"/>
          <w:rtl w:val="0"/>
        </w:rPr>
        <w:t xml:space="preserve"> (D10, D11, D12): Develop a joint research agenda that includes environmental scientists, financial analysts, and data scientists to advance sustainable digital finance, particularly in ESG sentiment analysis and real-time scoring models.</w:t>
      </w:r>
    </w:p>
    <w:p w:rsidR="00000000" w:rsidDel="00000000" w:rsidP="00000000" w:rsidRDefault="00000000" w:rsidRPr="00000000" w14:paraId="0000008C">
      <w:pPr>
        <w:spacing w:line="240" w:lineRule="auto"/>
        <w:jc w:val="both"/>
        <w:rPr/>
      </w:pPr>
      <w:r w:rsidDel="00000000" w:rsidR="00000000" w:rsidRPr="00000000">
        <w:rPr>
          <w:sz w:val="20"/>
          <w:szCs w:val="20"/>
          <w:rtl w:val="0"/>
        </w:rPr>
        <w:t xml:space="preserve">CB7. </w:t>
      </w:r>
      <w:r w:rsidDel="00000000" w:rsidR="00000000" w:rsidRPr="00000000">
        <w:rPr>
          <w:b w:val="1"/>
          <w:bCs w:val="1"/>
          <w:sz w:val="20"/>
          <w:szCs w:val="20"/>
          <w:rtl w:val="0"/>
        </w:rPr>
        <w:t xml:space="preserve">Comprehensive Capacity-building Through Overall Action Deliverables</w:t>
      </w:r>
      <w:r w:rsidDel="00000000" w:rsidR="00000000" w:rsidRPr="00000000">
        <w:rPr>
          <w:sz w:val="20"/>
          <w:szCs w:val="20"/>
          <w:rtl w:val="0"/>
        </w:rPr>
        <w:t xml:space="preserve"> (D13-D19): Utilize the online presence, data collection, publication plan, training materials, and gender balance reports as tools for ongoing capacity-building across all research groups and stakeholder communities.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ia Gomez" w:id="0" w:date="2024-10-12T10:31:23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Lucia Gomez" w:id="11" w:date="2024-10-12T10:27:06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modified this section to comply to review comments on the need of "A description of current data protection and fairness issues in finance can be explored in more detail"</w:t>
      </w:r>
    </w:p>
  </w:comment>
  <w:comment w:author="Ania Zalewska" w:id="8" w:date="2024-10-02T17:32:25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likely, EU is not mentioned for the first time and the abbreviation can be used saving two words</w:t>
      </w:r>
    </w:p>
  </w:comment>
  <w:comment w:author="Lucia Gomez" w:id="9" w:date="2024-10-12T10:29:11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@joerg.osterrieder@bfh.ch , pay attention to this when compiling the different sections</w:t>
      </w:r>
    </w:p>
  </w:comment>
  <w:comment w:author="Ania Zalewska" w:id="10" w:date="2024-09-15T21:36:42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huddles or hurdles?</w:t>
      </w:r>
    </w:p>
  </w:comment>
  <w:comment w:author="Ania Zalewska" w:id="7" w:date="2024-10-02T17:23:27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afraid, there is no room for adding words that do not add additional information; we have to cut some text down to add the required improvements</w:t>
      </w:r>
    </w:p>
  </w:comment>
  <w:comment w:author="Lucia Gomez" w:id="14" w:date="2024-10-12T10:51:28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emphasize reviewer comment on the need to cover safety of genAI solutions. The paragraph was good already but this way is explicitly stated.</w:t>
      </w:r>
    </w:p>
  </w:comment>
  <w:comment w:author="Lucia Gomez" w:id="13" w:date="2024-10-12T11:10:56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modifications potentially address reviewer comment on the "problem of measurability", though breaks the structure used for other WGs (question listing). Anyways the comment of that reviewer is very vague, not much we can do about it overall.</w:t>
      </w:r>
    </w:p>
  </w:comment>
  <w:comment w:author="Lucia Gomez" w:id="15" w:date="2024-10-12T11:08:3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address review comment on the need of specifics on current applications of gen AI for finance</w:t>
      </w:r>
    </w:p>
  </w:comment>
  <w:comment w:author="Lucia Gomez" w:id="12" w:date="2024-10-02T06:59:08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what we mean by this</w:t>
      </w:r>
    </w:p>
  </w:comment>
  <w:comment w:author="Audrius Kabasinskas" w:id="18" w:date="2024-09-25T08:43:39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Trough mentorship?</w:t>
      </w:r>
    </w:p>
  </w:comment>
  <w:comment w:author="Lucia Gomez" w:id="5" w:date="2024-10-12T11:12:24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good already, made it more explicit</w:t>
      </w:r>
    </w:p>
  </w:comment>
  <w:comment w:author="Lucia Gomez" w:id="6" w:date="2024-10-12T11:12:36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for the sust WG</w:t>
      </w:r>
    </w:p>
  </w:comment>
  <w:comment w:author="Lucia Gomez" w:id="2" w:date="2024-10-12T11:12:02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to me what to do about this</w:t>
      </w:r>
    </w:p>
  </w:comment>
  <w:comment w:author="Lucia Gomez" w:id="4" w:date="2024-10-12T11:12:13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Lucia Gomez" w:id="1" w:date="2024-10-12T11:11:12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Lucia Gomez" w:id="16" w:date="2024-10-12T10:54:05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being specific on mentioning xAI at the beginning of the paragraph to guide reviewer that commented on the need of covering it</w:t>
      </w:r>
    </w:p>
  </w:comment>
  <w:comment w:author="Lucia Gomez" w:id="17" w:date="2024-10-12T10:56:30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otherwise I think the paragraph is very good, reviewer might have not pay enough attention to it</w:t>
      </w:r>
    </w:p>
  </w:comment>
  <w:comment w:author="Lucia Gomez" w:id="3" w:date="2024-10-12T11:11:27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 was very good but I made it more explicit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Isa-or88zalRjIJusGlax7brEEgILlh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