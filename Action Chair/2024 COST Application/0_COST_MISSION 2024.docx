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cfcfc" w:val="clear"/>
        <w:spacing w:after="160" w:before="160" w:lineRule="auto"/>
        <w:rPr>
          <w:rFonts w:ascii="Verdana" w:cs="Verdana" w:eastAsia="Verdana" w:hAnsi="Verdana"/>
          <w:b w:val="1"/>
          <w:color w:val="434343"/>
          <w:sz w:val="17"/>
          <w:szCs w:val="17"/>
        </w:rPr>
      </w:pPr>
      <w:r w:rsidDel="00000000" w:rsidR="00000000" w:rsidRPr="00000000">
        <w:rPr>
          <w:rFonts w:ascii="Verdana" w:cs="Verdana" w:eastAsia="Verdana" w:hAnsi="Verdana"/>
          <w:b w:val="1"/>
          <w:color w:val="434343"/>
          <w:sz w:val="17"/>
          <w:szCs w:val="17"/>
          <w:rtl w:val="0"/>
        </w:rPr>
        <w:t xml:space="preserve">1.</w:t>
      </w:r>
      <w:sdt>
        <w:sdtPr>
          <w:tag w:val="goog_rdk_0"/>
        </w:sdtPr>
        <w:sdtContent>
          <w:commentRangeStart w:id="0"/>
        </w:sdtContent>
      </w:sdt>
      <w:sdt>
        <w:sdtPr>
          <w:tag w:val="goog_rdk_1"/>
        </w:sdtPr>
        <w:sdtContent>
          <w:commentRangeStart w:id="1"/>
        </w:sdtContent>
      </w:sdt>
      <w:sdt>
        <w:sdtPr>
          <w:tag w:val="goog_rdk_2"/>
        </w:sdtPr>
        <w:sdtContent>
          <w:commentRangeStart w:id="2"/>
        </w:sdtContent>
      </w:sdt>
      <w:r w:rsidDel="00000000" w:rsidR="00000000" w:rsidRPr="00000000">
        <w:rPr>
          <w:rFonts w:ascii="Verdana" w:cs="Verdana" w:eastAsia="Verdana" w:hAnsi="Verdana"/>
          <w:b w:val="1"/>
          <w:color w:val="434343"/>
          <w:sz w:val="17"/>
          <w:szCs w:val="17"/>
          <w:rtl w:val="0"/>
        </w:rPr>
        <w:t xml:space="preserve"> COST Excellence and Inclusiveness: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2">
      <w:pPr>
        <w:shd w:fill="fcfcfc" w:val="clear"/>
        <w:spacing w:after="160" w:before="160" w:lineRule="auto"/>
        <w:rPr>
          <w:rFonts w:ascii="Verdana" w:cs="Verdana" w:eastAsia="Verdana" w:hAnsi="Verdana"/>
          <w:color w:val="434343"/>
          <w:sz w:val="17"/>
          <w:szCs w:val="17"/>
        </w:rPr>
      </w:pPr>
      <w:sdt>
        <w:sdtPr>
          <w:tag w:val="goog_rdk_3"/>
        </w:sdtPr>
        <w:sdtContent>
          <w:commentRangeStart w:id="3"/>
        </w:sdtContent>
      </w:sdt>
      <w:sdt>
        <w:sdtPr>
          <w:tag w:val="goog_rdk_4"/>
        </w:sdtPr>
        <w:sdtContent>
          <w:commentRangeStart w:id="4"/>
        </w:sdtContent>
      </w:sdt>
      <w:r w:rsidDel="00000000" w:rsidR="00000000" w:rsidRPr="00000000">
        <w:rPr>
          <w:rFonts w:ascii="Verdana" w:cs="Verdana" w:eastAsia="Verdana" w:hAnsi="Verdana"/>
          <w:color w:val="434343"/>
          <w:sz w:val="17"/>
          <w:szCs w:val="17"/>
          <w:rtl w:val="0"/>
        </w:rPr>
        <w:t xml:space="preserve">The two pillars of COST excellence and inclusiveness are:</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3">
      <w:pPr>
        <w:numPr>
          <w:ilvl w:val="0"/>
          <w:numId w:val="4"/>
        </w:numPr>
        <w:shd w:fill="fcfcfc" w:val="clear"/>
        <w:spacing w:after="0" w:afterAutospacing="0" w:before="16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Strengthening the excellence through the creation of cross-border networking of researchers</w:t>
      </w:r>
    </w:p>
    <w:p w:rsidR="00000000" w:rsidDel="00000000" w:rsidP="00000000" w:rsidRDefault="00000000" w:rsidRPr="00000000" w14:paraId="00000004">
      <w:pPr>
        <w:numPr>
          <w:ilvl w:val="0"/>
          <w:numId w:val="4"/>
        </w:numPr>
        <w:shd w:fill="fcfcfc" w:val="clear"/>
        <w:spacing w:after="160" w:before="0" w:beforeAutospacing="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Promoting geographical, age and gender balance throughout its activities and operations</w:t>
      </w:r>
    </w:p>
    <w:sdt>
      <w:sdtPr>
        <w:tag w:val="goog_rdk_7"/>
      </w:sdtPr>
      <w:sdtContent>
        <w:p w:rsidR="00000000" w:rsidDel="00000000" w:rsidP="00000000" w:rsidRDefault="00000000" w:rsidRPr="00000000" w14:paraId="00000005">
          <w:pPr>
            <w:shd w:fill="fcfcfc" w:val="clear"/>
            <w:spacing w:after="160" w:before="160" w:lineRule="auto"/>
            <w:rPr>
              <w:del w:author="Alessandra Tanda" w:id="0" w:date="2024-10-03T06:21:32Z"/>
              <w:rFonts w:ascii="Verdana" w:cs="Verdana" w:eastAsia="Verdana" w:hAnsi="Verdana"/>
              <w:color w:val="434343"/>
              <w:sz w:val="17"/>
              <w:szCs w:val="17"/>
            </w:rPr>
          </w:pPr>
          <w:sdt>
            <w:sdtPr>
              <w:tag w:val="goog_rdk_6"/>
            </w:sdtPr>
            <w:sdtContent>
              <w:del w:author="Alessandra Tanda" w:id="0" w:date="2024-10-03T06:21:32Z">
                <w:r w:rsidDel="00000000" w:rsidR="00000000" w:rsidRPr="00000000">
                  <w:rPr>
                    <w:rFonts w:ascii="Verdana" w:cs="Verdana" w:eastAsia="Verdana" w:hAnsi="Verdana"/>
                    <w:color w:val="434343"/>
                    <w:sz w:val="17"/>
                    <w:szCs w:val="17"/>
                    <w:rtl w:val="0"/>
                  </w:rPr>
                  <w:delText xml:space="preserve">Those will be addressed as follows:</w:delText>
                </w:r>
              </w:del>
            </w:sdtContent>
          </w:sdt>
        </w:p>
      </w:sdtContent>
    </w:sdt>
    <w:sdt>
      <w:sdtPr>
        <w:tag w:val="goog_rdk_12"/>
      </w:sdtPr>
      <w:sdtContent>
        <w:p w:rsidR="00000000" w:rsidDel="00000000" w:rsidP="00000000" w:rsidRDefault="00000000" w:rsidRPr="00000000" w14:paraId="00000006">
          <w:pPr>
            <w:shd w:fill="fcfcfc" w:val="clear"/>
            <w:spacing w:after="160" w:before="160" w:lineRule="auto"/>
            <w:rPr>
              <w:ins w:author="Alessandra Tanda" w:id="1" w:date="2024-10-03T06:21:37Z"/>
              <w:rFonts w:ascii="Verdana" w:cs="Verdana" w:eastAsia="Verdana" w:hAnsi="Verdana"/>
              <w:color w:val="434343"/>
              <w:sz w:val="17"/>
              <w:szCs w:val="17"/>
            </w:rPr>
          </w:pPr>
          <w:sdt>
            <w:sdtPr>
              <w:tag w:val="goog_rdk_9"/>
            </w:sdtPr>
            <w:sdtContent>
              <w:ins w:author="Alessandra Tanda" w:id="0" w:date="2024-10-03T06:21:32Z">
                <w:r w:rsidDel="00000000" w:rsidR="00000000" w:rsidRPr="00000000">
                  <w:rPr>
                    <w:rFonts w:ascii="Verdana" w:cs="Verdana" w:eastAsia="Verdana" w:hAnsi="Verdana"/>
                    <w:color w:val="434343"/>
                    <w:sz w:val="17"/>
                    <w:szCs w:val="17"/>
                    <w:rtl w:val="0"/>
                  </w:rPr>
                  <w:t xml:space="preserve">O</w:t>
                </w:r>
              </w:ins>
            </w:sdtContent>
          </w:sdt>
          <w:sdt>
            <w:sdtPr>
              <w:tag w:val="goog_rdk_10"/>
            </w:sdtPr>
            <w:sdtContent>
              <w:del w:author="Alessandra Tanda" w:id="0" w:date="2024-10-03T06:21:32Z">
                <w:r w:rsidDel="00000000" w:rsidR="00000000" w:rsidRPr="00000000">
                  <w:rPr>
                    <w:rFonts w:ascii="Verdana" w:cs="Verdana" w:eastAsia="Verdana" w:hAnsi="Verdana"/>
                    <w:color w:val="434343"/>
                    <w:sz w:val="17"/>
                    <w:szCs w:val="17"/>
                    <w:rtl w:val="0"/>
                  </w:rPr>
                  <w:delText xml:space="preserve">In o</w:delText>
                </w:r>
              </w:del>
            </w:sdtContent>
          </w:sdt>
          <w:r w:rsidDel="00000000" w:rsidR="00000000" w:rsidRPr="00000000">
            <w:rPr>
              <w:rFonts w:ascii="Verdana" w:cs="Verdana" w:eastAsia="Verdana" w:hAnsi="Verdana"/>
              <w:color w:val="434343"/>
              <w:sz w:val="17"/>
              <w:szCs w:val="17"/>
              <w:rtl w:val="0"/>
            </w:rPr>
            <w:t xml:space="preserve">ur Action </w:t>
          </w:r>
          <w:sdt>
            <w:sdtPr>
              <w:tag w:val="goog_rdk_11"/>
            </w:sdtPr>
            <w:sdtContent>
              <w:ins w:author="Alessandra Tanda" w:id="1" w:date="2024-10-03T06:21:37Z">
                <w:r w:rsidDel="00000000" w:rsidR="00000000" w:rsidRPr="00000000">
                  <w:rPr>
                    <w:rFonts w:ascii="Verdana" w:cs="Verdana" w:eastAsia="Verdana" w:hAnsi="Verdana"/>
                    <w:color w:val="434343"/>
                    <w:sz w:val="17"/>
                    <w:szCs w:val="17"/>
                    <w:rtl w:val="0"/>
                  </w:rPr>
                  <w:t xml:space="preserve">aligns</w:t>
                </w:r>
                <w:r w:rsidDel="00000000" w:rsidR="00000000" w:rsidRPr="00000000">
                  <w:rPr>
                    <w:rFonts w:ascii="Verdana" w:cs="Verdana" w:eastAsia="Verdana" w:hAnsi="Verdana"/>
                    <w:color w:val="434343"/>
                    <w:sz w:val="17"/>
                    <w:szCs w:val="17"/>
                    <w:rtl w:val="0"/>
                  </w:rPr>
                  <w:t xml:space="preserve"> with the COST objectives to improve networking opportunities to strengthen the ability of European </w:t>
                </w:r>
                <w:r w:rsidDel="00000000" w:rsidR="00000000" w:rsidRPr="00000000">
                  <w:rPr>
                    <w:rFonts w:ascii="Verdana" w:cs="Verdana" w:eastAsia="Verdana" w:hAnsi="Verdana"/>
                    <w:color w:val="434343"/>
                    <w:sz w:val="17"/>
                    <w:szCs w:val="17"/>
                    <w:rtl w:val="0"/>
                  </w:rPr>
                  <w:t xml:space="preserve">researchers</w:t>
                </w:r>
                <w:r w:rsidDel="00000000" w:rsidR="00000000" w:rsidRPr="00000000">
                  <w:rPr>
                    <w:rFonts w:ascii="Verdana" w:cs="Verdana" w:eastAsia="Verdana" w:hAnsi="Verdana"/>
                    <w:color w:val="434343"/>
                    <w:sz w:val="17"/>
                    <w:szCs w:val="17"/>
                    <w:rtl w:val="0"/>
                  </w:rPr>
                  <w:t xml:space="preserve"> to address scientific and societal challenges. </w:t>
                </w:r>
              </w:ins>
            </w:sdtContent>
          </w:sdt>
        </w:p>
      </w:sdtContent>
    </w:sdt>
    <w:sdt>
      <w:sdtPr>
        <w:tag w:val="goog_rdk_14"/>
      </w:sdtPr>
      <w:sdtContent>
        <w:p w:rsidR="00000000" w:rsidDel="00000000" w:rsidP="00000000" w:rsidRDefault="00000000" w:rsidRPr="00000000" w14:paraId="00000007">
          <w:pPr>
            <w:shd w:fill="fcfcfc" w:val="clear"/>
            <w:spacing w:after="160" w:before="160" w:lineRule="auto"/>
            <w:rPr>
              <w:ins w:author="Alessandra Tanda" w:id="1" w:date="2024-10-03T06:21:37Z"/>
              <w:rFonts w:ascii="Verdana" w:cs="Verdana" w:eastAsia="Verdana" w:hAnsi="Verdana"/>
              <w:color w:val="434343"/>
              <w:sz w:val="17"/>
              <w:szCs w:val="17"/>
            </w:rPr>
          </w:pPr>
          <w:sdt>
            <w:sdtPr>
              <w:tag w:val="goog_rdk_13"/>
            </w:sdtPr>
            <w:sdtContent>
              <w:ins w:author="Alessandra Tanda" w:id="1" w:date="2024-10-03T06:21:37Z">
                <w:r w:rsidDel="00000000" w:rsidR="00000000" w:rsidRPr="00000000">
                  <w:rPr>
                    <w:rFonts w:ascii="Verdana" w:cs="Verdana" w:eastAsia="Verdana" w:hAnsi="Verdana"/>
                    <w:color w:val="434343"/>
                    <w:sz w:val="17"/>
                    <w:szCs w:val="17"/>
                    <w:rtl w:val="0"/>
                  </w:rPr>
                  <w:t xml:space="preserve">All of our COST activities are focused on cross-border collaboration, networking and dissemination of results across borders. Those will be addressed as follows:</w:t>
                </w:r>
              </w:ins>
            </w:sdtContent>
          </w:sdt>
        </w:p>
      </w:sdtContent>
    </w:sdt>
    <w:sdt>
      <w:sdtPr>
        <w:tag w:val="goog_rdk_34"/>
      </w:sdtPr>
      <w:sdtContent>
        <w:p w:rsidR="00000000" w:rsidDel="00000000" w:rsidP="00000000" w:rsidRDefault="00000000" w:rsidRPr="00000000" w14:paraId="00000008">
          <w:pPr>
            <w:shd w:fill="fcfcfc" w:val="clear"/>
            <w:spacing w:after="160" w:before="160" w:lineRule="auto"/>
            <w:rPr>
              <w:ins w:author="Alessandra Tanda" w:id="1" w:date="2024-10-03T06:21:37Z"/>
              <w:rFonts w:ascii="Verdana" w:cs="Verdana" w:eastAsia="Verdana" w:hAnsi="Verdana"/>
              <w:color w:val="434343"/>
              <w:sz w:val="17"/>
              <w:szCs w:val="17"/>
              <w:rPrChange w:author="Fred S. B." w:id="4" w:date="2024-10-08T10:05:33Z">
                <w:rPr>
                  <w:rFonts w:ascii="Verdana" w:cs="Verdana" w:eastAsia="Verdana" w:hAnsi="Verdana"/>
                  <w:color w:val="434343"/>
                  <w:sz w:val="17"/>
                  <w:szCs w:val="17"/>
                </w:rPr>
              </w:rPrChange>
            </w:rPr>
          </w:pPr>
          <w:sdt>
            <w:sdtPr>
              <w:tag w:val="goog_rdk_15"/>
            </w:sdtPr>
            <w:sdtContent>
              <w:ins w:author="Alessandra Tanda" w:id="1" w:date="2024-10-03T06:21:37Z">
                <w:r w:rsidDel="00000000" w:rsidR="00000000" w:rsidRPr="00000000">
                  <w:rPr>
                    <w:rFonts w:ascii="Verdana" w:cs="Verdana" w:eastAsia="Verdana" w:hAnsi="Verdana"/>
                    <w:color w:val="434343"/>
                    <w:sz w:val="17"/>
                    <w:szCs w:val="17"/>
                    <w:rtl w:val="0"/>
                  </w:rPr>
                  <w:t xml:space="preserve">Geographical, age and gender balance will be addressed as </w:t>
                </w:r>
                <w:sdt>
                  <w:sdtPr>
                    <w:tag w:val="goog_rdk_16"/>
                  </w:sdtPr>
                  <w:sdtContent>
                    <w:del w:author="Fred S. B." w:id="2" w:date="2024-10-08T10:05:30Z">
                      <w:r w:rsidDel="00000000" w:rsidR="00000000" w:rsidRPr="00000000">
                        <w:rPr>
                          <w:rFonts w:ascii="Verdana" w:cs="Verdana" w:eastAsia="Verdana" w:hAnsi="Verdana"/>
                          <w:color w:val="434343"/>
                          <w:sz w:val="17"/>
                          <w:szCs w:val="17"/>
                          <w:rtl w:val="0"/>
                        </w:rPr>
                        <w:delText xml:space="preserve">hereafter </w:delText>
                      </w:r>
                    </w:del>
                  </w:sdtContent>
                </w:sdt>
                <w:r w:rsidDel="00000000" w:rsidR="00000000" w:rsidRPr="00000000">
                  <w:rPr>
                    <w:rFonts w:ascii="Verdana" w:cs="Verdana" w:eastAsia="Verdana" w:hAnsi="Verdana"/>
                    <w:color w:val="434343"/>
                    <w:sz w:val="17"/>
                    <w:szCs w:val="17"/>
                    <w:rtl w:val="0"/>
                  </w:rPr>
                  <w:t xml:space="preserve">described</w:t>
                </w:r>
              </w:ins>
            </w:sdtContent>
          </w:sdt>
          <w:sdt>
            <w:sdtPr>
              <w:tag w:val="goog_rdk_17"/>
            </w:sdtPr>
            <w:sdtContent>
              <w:ins w:author="Fred S. B." w:id="3" w:date="2024-10-08T10:05:33Z">
                <w:r w:rsidDel="00000000" w:rsidR="00000000" w:rsidRPr="00000000">
                  <w:rPr>
                    <w:rFonts w:ascii="Verdana" w:cs="Verdana" w:eastAsia="Verdana" w:hAnsi="Verdana"/>
                    <w:color w:val="434343"/>
                    <w:sz w:val="17"/>
                    <w:szCs w:val="17"/>
                    <w:rtl w:val="0"/>
                  </w:rPr>
                  <w:t xml:space="preserve"> </w:t>
                </w:r>
                <w:r w:rsidDel="00000000" w:rsidR="00000000" w:rsidRPr="00000000">
                  <w:rPr>
                    <w:rFonts w:ascii="Verdana" w:cs="Verdana" w:eastAsia="Verdana" w:hAnsi="Verdana"/>
                    <w:color w:val="434343"/>
                    <w:sz w:val="17"/>
                    <w:szCs w:val="17"/>
                    <w:rtl w:val="0"/>
                  </w:rPr>
                  <w:t xml:space="preserve">hereafter</w:t>
                </w:r>
              </w:ins>
            </w:sdtContent>
          </w:sdt>
          <w:sdt>
            <w:sdtPr>
              <w:tag w:val="goog_rdk_18"/>
            </w:sdtPr>
            <w:sdtContent>
              <w:ins w:author="Alessandra Tanda" w:id="1" w:date="2024-10-03T06:21:37Z">
                <w:sdt>
                  <w:sdtPr>
                    <w:tag w:val="goog_rdk_19"/>
                  </w:sdtPr>
                  <w:sdtContent>
                    <w:del w:author="Fred S. B." w:id="3" w:date="2024-10-08T10:05:33Z">
                      <w:r w:rsidDel="00000000" w:rsidR="00000000" w:rsidRPr="00000000">
                        <w:rPr>
                          <w:rFonts w:ascii="Verdana" w:cs="Verdana" w:eastAsia="Verdana" w:hAnsi="Verdana"/>
                          <w:color w:val="434343"/>
                          <w:sz w:val="17"/>
                          <w:szCs w:val="17"/>
                          <w:rtl w:val="0"/>
                        </w:rPr>
                        <w:delText xml:space="preserve">.</w:delText>
                      </w:r>
                      <w:r w:rsidDel="00000000" w:rsidR="00000000" w:rsidRPr="00000000">
                        <w:rPr>
                          <w:rFonts w:ascii="Verdana" w:cs="Verdana" w:eastAsia="Verdana" w:hAnsi="Verdana"/>
                          <w:color w:val="434343"/>
                          <w:sz w:val="17"/>
                          <w:szCs w:val="17"/>
                          <w:rtl w:val="0"/>
                        </w:rPr>
                        <w:delText xml:space="preserve"> </w:delText>
                      </w:r>
                      <w:r w:rsidDel="00000000" w:rsidR="00000000" w:rsidRPr="00000000">
                        <w:rPr>
                          <w:rFonts w:ascii="Verdana" w:cs="Verdana" w:eastAsia="Verdana" w:hAnsi="Verdana"/>
                          <w:color w:val="434343"/>
                          <w:sz w:val="17"/>
                          <w:szCs w:val="17"/>
                          <w:rtl w:val="0"/>
                        </w:rPr>
                        <w:delText xml:space="preserve">follows</w:delText>
                      </w:r>
                    </w:del>
                  </w:sdtContent>
                </w:sdt>
              </w:ins>
            </w:sdtContent>
          </w:sdt>
          <w:sdt>
            <w:sdtPr>
              <w:tag w:val="goog_rdk_20"/>
            </w:sdtPr>
            <w:sdtContent>
              <w:ins w:author="Fred S. B." w:id="3" w:date="2024-10-08T10:05:33Z">
                <w:sdt>
                  <w:sdtPr>
                    <w:tag w:val="goog_rdk_21"/>
                  </w:sdtPr>
                  <w:sdtContent>
                    <w:del w:author="Fred S. B." w:id="3" w:date="2024-10-08T10:05:33Z">
                      <w:r w:rsidDel="00000000" w:rsidR="00000000" w:rsidRPr="00000000">
                        <w:rPr>
                          <w:rFonts w:ascii="Verdana" w:cs="Verdana" w:eastAsia="Verdana" w:hAnsi="Verdana"/>
                          <w:color w:val="434343"/>
                          <w:sz w:val="17"/>
                          <w:szCs w:val="17"/>
                          <w:rtl w:val="0"/>
                        </w:rPr>
                        <w:delText xml:space="preserve">.</w:delText>
                      </w:r>
                    </w:del>
                  </w:sdtContent>
                </w:sdt>
              </w:ins>
            </w:sdtContent>
          </w:sdt>
          <w:sdt>
            <w:sdtPr>
              <w:tag w:val="goog_rdk_22"/>
            </w:sdtPr>
            <w:sdtContent>
              <w:ins w:author="Alessandra Tanda" w:id="1" w:date="2024-10-03T06:21:37Z">
                <w:sdt>
                  <w:sdtPr>
                    <w:tag w:val="goog_rdk_23"/>
                  </w:sdtPr>
                  <w:sdtContent>
                    <w:del w:author="Fred S. B." w:id="3" w:date="2024-10-08T10:05:33Z">
                      <w:r w:rsidDel="00000000" w:rsidR="00000000" w:rsidRPr="00000000">
                        <w:rPr>
                          <w:rFonts w:ascii="Verdana" w:cs="Verdana" w:eastAsia="Verdana" w:hAnsi="Verdana"/>
                          <w:color w:val="434343"/>
                          <w:sz w:val="17"/>
                          <w:szCs w:val="17"/>
                          <w:rtl w:val="0"/>
                        </w:rPr>
                        <w:delText xml:space="preserve">:</w:delText>
                      </w:r>
                    </w:del>
                  </w:sdtContent>
                </w:sdt>
              </w:ins>
              <w:sdt>
                <w:sdtPr>
                  <w:tag w:val="goog_rdk_24"/>
                </w:sdtPr>
                <w:sdtContent>
                  <w:ins w:author="Alessandra Tanda" w:id="1" w:date="2024-10-03T06:21:37Z">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t xml:space="preserve"> All activities are monitored and </w:t>
                    </w:r>
                  </w:ins>
                </w:sdtContent>
              </w:sdt>
              <w:ins w:author="Alessandra Tanda" w:id="1" w:date="2024-10-03T06:21:37Z"/>
            </w:sdtContent>
          </w:sdt>
          <w:sdt>
            <w:sdtPr>
              <w:tag w:val="goog_rdk_25"/>
            </w:sdtPr>
            <w:sdtContent>
              <w:ins w:author="Fred S. B." w:id="5" w:date="2024-10-08T10:06:15Z"/>
              <w:sdt>
                <w:sdtPr>
                  <w:tag w:val="goog_rdk_26"/>
                </w:sdtPr>
                <w:sdtContent>
                  <w:ins w:author="Fred S. B." w:id="5" w:date="2024-10-08T10:06:15Z">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t xml:space="preserve">prioritised</w:t>
                    </w:r>
                  </w:ins>
                </w:sdtContent>
              </w:sdt>
              <w:ins w:author="Fred S. B." w:id="5" w:date="2024-10-08T10:06:15Z"/>
            </w:sdtContent>
          </w:sdt>
          <w:sdt>
            <w:sdtPr>
              <w:tag w:val="goog_rdk_27"/>
            </w:sdtPr>
            <w:sdtContent>
              <w:ins w:author="Alessandra Tanda" w:id="1" w:date="2024-10-03T06:21:37Z">
                <w:sdt>
                  <w:sdtPr>
                    <w:tag w:val="goog_rdk_28"/>
                  </w:sdtPr>
                  <w:sdtContent>
                    <w:del w:author="Fred S. B." w:id="5" w:date="2024-10-08T10:06:15Z"/>
                  </w:sdtContent>
                </w:sdt>
              </w:ins>
              <w:sdt>
                <w:sdtPr>
                  <w:tag w:val="goog_rdk_29"/>
                </w:sdtPr>
                <w:sdtContent>
                  <w:ins w:author="Alessandra Tanda" w:id="1" w:date="2024-10-03T06:21:37Z">
                    <w:del w:author="Fred S. B." w:id="5" w:date="2024-10-08T10:06:15Z">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delText xml:space="preserve">prioritiszed </w:delText>
                      </w:r>
                    </w:del>
                  </w:ins>
                </w:sdtContent>
              </w:sdt>
              <w:ins w:author="Alessandra Tanda" w:id="1" w:date="2024-10-03T06:21:37Z">
                <w:del w:author="Fred S. B." w:id="5" w:date="2024-10-08T10:06:15Z"/>
              </w:ins>
            </w:sdtContent>
          </w:sdt>
          <w:sdt>
            <w:sdtPr>
              <w:tag w:val="goog_rdk_30"/>
            </w:sdtPr>
            <w:sdtContent>
              <w:ins w:author="Fred S. B." w:id="5" w:date="2024-10-08T10:06:15Z"/>
              <w:sdt>
                <w:sdtPr>
                  <w:tag w:val="goog_rdk_31"/>
                </w:sdtPr>
                <w:sdtContent>
                  <w:ins w:author="Fred S. B." w:id="5" w:date="2024-10-08T10:06:15Z">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t xml:space="preserve"> </w:t>
                    </w:r>
                  </w:ins>
                </w:sdtContent>
              </w:sdt>
              <w:ins w:author="Fred S. B." w:id="5" w:date="2024-10-08T10:06:15Z"/>
            </w:sdtContent>
          </w:sdt>
          <w:sdt>
            <w:sdtPr>
              <w:tag w:val="goog_rdk_32"/>
            </w:sdtPr>
            <w:sdtContent>
              <w:ins w:author="Alessandra Tanda" w:id="1" w:date="2024-10-03T06:21:37Z"/>
              <w:sdt>
                <w:sdtPr>
                  <w:tag w:val="goog_rdk_33"/>
                </w:sdtPr>
                <w:sdtContent>
                  <w:ins w:author="Alessandra Tanda" w:id="1" w:date="2024-10-03T06:21:37Z">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t xml:space="preserve">based on wide geographical inclusion and distribution across Europe:</w:t>
                    </w:r>
                  </w:ins>
                </w:sdtContent>
              </w:sdt>
              <w:ins w:author="Alessandra Tanda" w:id="1" w:date="2024-10-03T06:21:37Z"/>
            </w:sdtContent>
          </w:sdt>
        </w:p>
      </w:sdtContent>
    </w:sdt>
    <w:sdt>
      <w:sdtPr>
        <w:tag w:val="goog_rdk_46"/>
      </w:sdtPr>
      <w:sdtContent>
        <w:p w:rsidR="00000000" w:rsidDel="00000000" w:rsidP="00000000" w:rsidRDefault="00000000" w:rsidRPr="00000000" w14:paraId="00000009">
          <w:pPr>
            <w:numPr>
              <w:ilvl w:val="0"/>
              <w:numId w:val="2"/>
            </w:numPr>
            <w:shd w:fill="fcfcfc" w:val="clear"/>
            <w:spacing w:after="0" w:afterAutospacing="0" w:before="160" w:lineRule="auto"/>
            <w:ind w:left="720" w:hanging="360"/>
            <w:jc w:val="left"/>
            <w:rPr>
              <w:ins w:author="Alessandra Tanda" w:id="1" w:date="2024-10-03T06:21:37Z"/>
              <w:color w:val="434343"/>
            </w:rPr>
          </w:pPr>
          <w:sdt>
            <w:sdtPr>
              <w:tag w:val="goog_rdk_36"/>
            </w:sdtPr>
            <w:sdtContent>
              <w:ins w:author="Fred S. B." w:id="6" w:date="2024-10-08T10:06:35Z"/>
              <w:sdt>
                <w:sdtPr>
                  <w:tag w:val="goog_rdk_37"/>
                </w:sdtPr>
                <w:sdtContent>
                  <w:ins w:author="Fred S. B." w:id="6" w:date="2024-10-08T10:06:35Z">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t xml:space="preserve">Young Researchers and Innovators: </w:t>
                    </w:r>
                  </w:ins>
                </w:sdtContent>
              </w:sdt>
              <w:ins w:author="Fred S. B." w:id="6" w:date="2024-10-08T10:06:35Z"/>
            </w:sdtContent>
          </w:sdt>
          <w:sdt>
            <w:sdtPr>
              <w:tag w:val="goog_rdk_38"/>
            </w:sdtPr>
            <w:sdtContent>
              <w:ins w:author="Alessandra Tanda" w:id="1" w:date="2024-10-03T06:21:37Z"/>
              <w:sdt>
                <w:sdtPr>
                  <w:tag w:val="goog_rdk_39"/>
                </w:sdtPr>
                <w:sdtContent>
                  <w:ins w:author="Alessandra Tanda" w:id="1" w:date="2024-10-03T06:21:37Z">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t xml:space="preserve">Our networking tools will reserve at least 50% of the funds for </w:t>
                    </w:r>
                  </w:ins>
                </w:sdtContent>
              </w:sdt>
              <w:ins w:author="Alessandra Tanda" w:id="1" w:date="2024-10-03T06:21:37Z"/>
            </w:sdtContent>
          </w:sdt>
          <w:sdt>
            <w:sdtPr>
              <w:tag w:val="goog_rdk_40"/>
            </w:sdtPr>
            <w:sdtContent>
              <w:ins w:author="Fred S. B." w:id="7" w:date="2024-10-08T10:06:58Z"/>
              <w:sdt>
                <w:sdtPr>
                  <w:tag w:val="goog_rdk_41"/>
                </w:sdtPr>
                <w:sdtContent>
                  <w:ins w:author="Fred S. B." w:id="7" w:date="2024-10-08T10:06:58Z">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t xml:space="preserve">this group</w:t>
                    </w:r>
                  </w:ins>
                </w:sdtContent>
              </w:sdt>
              <w:ins w:author="Fred S. B." w:id="7" w:date="2024-10-08T10:06:58Z"/>
            </w:sdtContent>
          </w:sdt>
          <w:sdt>
            <w:sdtPr>
              <w:tag w:val="goog_rdk_42"/>
            </w:sdtPr>
            <w:sdtContent>
              <w:ins w:author="Alessandra Tanda" w:id="1" w:date="2024-10-03T06:21:37Z">
                <w:sdt>
                  <w:sdtPr>
                    <w:tag w:val="goog_rdk_43"/>
                  </w:sdtPr>
                  <w:sdtContent>
                    <w:del w:author="Fred S. B." w:id="7" w:date="2024-10-08T10:06:58Z"/>
                  </w:sdtContent>
                </w:sdt>
              </w:ins>
              <w:sdt>
                <w:sdtPr>
                  <w:tag w:val="goog_rdk_44"/>
                </w:sdtPr>
                <w:sdtContent>
                  <w:ins w:author="Alessandra Tanda" w:id="1" w:date="2024-10-03T06:21:37Z">
                    <w:del w:author="Fred S. B." w:id="7" w:date="2024-10-08T10:06:58Z">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delText xml:space="preserve">Young Researchers and Innovators</w:delText>
                      </w:r>
                    </w:del>
                  </w:ins>
                </w:sdtContent>
              </w:sdt>
              <w:ins w:author="Alessandra Tanda" w:id="1" w:date="2024-10-03T06:21:37Z">
                <w:del w:author="Fred S. B." w:id="7" w:date="2024-10-08T10:06:58Z"/>
                <w:sdt>
                  <w:sdtPr>
                    <w:tag w:val="goog_rdk_45"/>
                  </w:sdtPr>
                  <w:sdtContent>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t xml:space="preserve">.</w:t>
                    </w:r>
                  </w:sdtContent>
                </w:sdt>
              </w:ins>
            </w:sdtContent>
          </w:sdt>
        </w:p>
      </w:sdtContent>
    </w:sdt>
    <w:sdt>
      <w:sdtPr>
        <w:tag w:val="goog_rdk_62"/>
      </w:sdtPr>
      <w:sdtContent>
        <w:p w:rsidR="00000000" w:rsidDel="00000000" w:rsidP="00000000" w:rsidRDefault="00000000" w:rsidRPr="00000000" w14:paraId="0000000A">
          <w:pPr>
            <w:numPr>
              <w:ilvl w:val="0"/>
              <w:numId w:val="2"/>
            </w:numPr>
            <w:shd w:fill="fcfcfc" w:val="clear"/>
            <w:spacing w:after="0" w:afterAutospacing="0" w:before="0" w:beforeAutospacing="0" w:lineRule="auto"/>
            <w:ind w:left="720" w:hanging="360"/>
            <w:jc w:val="left"/>
            <w:rPr>
              <w:ins w:author="Alessandra Tanda" w:id="1" w:date="2024-10-03T06:21:37Z"/>
              <w:color w:val="434343"/>
            </w:rPr>
          </w:pPr>
          <w:sdt>
            <w:sdtPr>
              <w:tag w:val="goog_rdk_47"/>
            </w:sdtPr>
            <w:sdtContent>
              <w:ins w:author="Alessandra Tanda" w:id="1" w:date="2024-10-03T06:21:37Z"/>
              <w:sdt>
                <w:sdtPr>
                  <w:tag w:val="goog_rdk_48"/>
                </w:sdtPr>
                <w:sdtContent>
                  <w:ins w:author="Alessandra Tanda" w:id="1" w:date="2024-10-03T06:21:37Z">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t xml:space="preserve">Gender balance</w:t>
                    </w:r>
                  </w:ins>
                </w:sdtContent>
              </w:sdt>
              <w:ins w:author="Alessandra Tanda" w:id="1" w:date="2024-10-03T06:21:37Z"/>
            </w:sdtContent>
          </w:sdt>
          <w:sdt>
            <w:sdtPr>
              <w:tag w:val="goog_rdk_49"/>
            </w:sdtPr>
            <w:sdtContent>
              <w:ins w:author="Fred S. B." w:id="8" w:date="2024-10-08T10:07:05Z"/>
              <w:sdt>
                <w:sdtPr>
                  <w:tag w:val="goog_rdk_50"/>
                </w:sdtPr>
                <w:sdtContent>
                  <w:ins w:author="Fred S. B." w:id="8" w:date="2024-10-08T10:07:05Z">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t xml:space="preserve">:</w:t>
                    </w:r>
                  </w:ins>
                </w:sdtContent>
              </w:sdt>
              <w:ins w:author="Fred S. B." w:id="8" w:date="2024-10-08T10:07:05Z"/>
            </w:sdtContent>
          </w:sdt>
          <w:sdt>
            <w:sdtPr>
              <w:tag w:val="goog_rdk_51"/>
            </w:sdtPr>
            <w:sdtContent>
              <w:ins w:author="Alessandra Tanda" w:id="1" w:date="2024-10-03T06:21:37Z"/>
              <w:sdt>
                <w:sdtPr>
                  <w:tag w:val="goog_rdk_52"/>
                </w:sdtPr>
                <w:sdtContent>
                  <w:ins w:author="Alessandra Tanda" w:id="1" w:date="2024-10-03T06:21:37Z">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t xml:space="preserve"> </w:t>
                    </w:r>
                  </w:ins>
                </w:sdtContent>
              </w:sdt>
              <w:ins w:author="Alessandra Tanda" w:id="1" w:date="2024-10-03T06:21:37Z"/>
            </w:sdtContent>
          </w:sdt>
          <w:sdt>
            <w:sdtPr>
              <w:tag w:val="goog_rdk_53"/>
            </w:sdtPr>
            <w:sdtContent>
              <w:ins w:author="Fred S. B." w:id="9" w:date="2024-10-08T10:07:11Z"/>
              <w:sdt>
                <w:sdtPr>
                  <w:tag w:val="goog_rdk_54"/>
                </w:sdtPr>
                <w:sdtContent>
                  <w:ins w:author="Fred S. B." w:id="9" w:date="2024-10-08T10:07:11Z">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t xml:space="preserve">We will actively promote female participation </w:t>
                    </w:r>
                  </w:ins>
                </w:sdtContent>
              </w:sdt>
              <w:ins w:author="Fred S. B." w:id="9" w:date="2024-10-08T10:07:11Z"/>
            </w:sdtContent>
          </w:sdt>
          <w:sdt>
            <w:sdtPr>
              <w:tag w:val="goog_rdk_55"/>
            </w:sdtPr>
            <w:sdtContent>
              <w:ins w:author="Alessandra Tanda" w:id="1" w:date="2024-10-03T06:21:37Z">
                <w:sdt>
                  <w:sdtPr>
                    <w:tag w:val="goog_rdk_56"/>
                  </w:sdtPr>
                  <w:sdtContent>
                    <w:del w:author="Fred S. B." w:id="9" w:date="2024-10-08T10:07:11Z"/>
                  </w:sdtContent>
                </w:sdt>
              </w:ins>
              <w:sdt>
                <w:sdtPr>
                  <w:tag w:val="goog_rdk_57"/>
                </w:sdtPr>
                <w:sdtContent>
                  <w:ins w:author="Alessandra Tanda" w:id="1" w:date="2024-10-03T06:21:37Z">
                    <w:del w:author="Fred S. B." w:id="9" w:date="2024-10-08T10:07:11Z">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delText xml:space="preserve">is one of our goals and wWe will actively promote female participationnts </w:delText>
                      </w:r>
                    </w:del>
                  </w:ins>
                </w:sdtContent>
              </w:sdt>
              <w:ins w:author="Alessandra Tanda" w:id="1" w:date="2024-10-03T06:21:37Z">
                <w:del w:author="Fred S. B." w:id="9" w:date="2024-10-08T10:07:11Z"/>
                <w:sdt>
                  <w:sdtPr>
                    <w:tag w:val="goog_rdk_58"/>
                  </w:sdtPr>
                  <w:sdtContent>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t xml:space="preserve">in all our activities, in coherence with our explicit goal of gender balance. Preferences, given the same qualifications, will be given to </w:t>
                    </w:r>
                  </w:sdtContent>
                </w:sdt>
                <w:sdt>
                  <w:sdtPr>
                    <w:tag w:val="goog_rdk_59"/>
                  </w:sdtPr>
                  <w:sdtContent>
                    <w:del w:author="Fred S. B." w:id="10" w:date="2024-10-08T10:07:49Z">
                      <w:sdt>
                        <w:sdtPr>
                          <w:tag w:val="goog_rdk_60"/>
                        </w:sdtPr>
                        <w:sdtContent>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delText xml:space="preserve">female </w:delText>
                          </w:r>
                        </w:sdtContent>
                      </w:sdt>
                    </w:del>
                  </w:sdtContent>
                </w:sdt>
                <w:sdt>
                  <w:sdtPr>
                    <w:tag w:val="goog_rdk_61"/>
                  </w:sdtPr>
                  <w:sdtContent>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t xml:space="preserve">researchers of the underrepresented gender. We currently have 46% female participants and actively aim to increase that to 50% throughout life-time of the Action.</w:t>
                    </w:r>
                  </w:sdtContent>
                </w:sdt>
              </w:ins>
            </w:sdtContent>
          </w:sdt>
        </w:p>
      </w:sdtContent>
    </w:sdt>
    <w:sdt>
      <w:sdtPr>
        <w:tag w:val="goog_rdk_83"/>
      </w:sdtPr>
      <w:sdtContent>
        <w:p w:rsidR="00000000" w:rsidDel="00000000" w:rsidP="00000000" w:rsidRDefault="00000000" w:rsidRPr="00000000" w14:paraId="0000000B">
          <w:pPr>
            <w:numPr>
              <w:ilvl w:val="0"/>
              <w:numId w:val="2"/>
            </w:numPr>
            <w:shd w:fill="fcfcfc" w:val="clear"/>
            <w:spacing w:after="160" w:before="0" w:beforeAutospacing="0" w:lineRule="auto"/>
            <w:ind w:left="720" w:hanging="360"/>
            <w:jc w:val="left"/>
            <w:rPr>
              <w:ins w:author="Alessandra Tanda" w:id="1" w:date="2024-10-03T06:21:37Z"/>
              <w:color w:val="434343"/>
            </w:rPr>
          </w:pPr>
          <w:sdt>
            <w:sdtPr>
              <w:tag w:val="goog_rdk_64"/>
            </w:sdtPr>
            <w:sdtContent>
              <w:ins w:author="Fred S. B." w:id="11" w:date="2024-10-08T10:08:11Z"/>
              <w:sdt>
                <w:sdtPr>
                  <w:tag w:val="goog_rdk_65"/>
                </w:sdtPr>
                <w:sdtContent>
                  <w:ins w:author="Fred S. B." w:id="11" w:date="2024-10-08T10:08:11Z">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t xml:space="preserve">Inclusiveness Target Countries (ITCs): </w:t>
                    </w:r>
                  </w:ins>
                </w:sdtContent>
              </w:sdt>
              <w:ins w:author="Fred S. B." w:id="11" w:date="2024-10-08T10:08:11Z"/>
            </w:sdtContent>
          </w:sdt>
          <w:sdt>
            <w:sdtPr>
              <w:tag w:val="goog_rdk_66"/>
            </w:sdtPr>
            <w:sdtContent>
              <w:ins w:author="Alessandra Tanda" w:id="1" w:date="2024-10-03T06:21:37Z"/>
              <w:sdt>
                <w:sdtPr>
                  <w:tag w:val="goog_rdk_67"/>
                </w:sdtPr>
                <w:sdtContent>
                  <w:ins w:author="Alessandra Tanda" w:id="1" w:date="2024-10-03T06:21:37Z">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t xml:space="preserve">We aim to have </w:t>
                    </w:r>
                  </w:ins>
                </w:sdtContent>
              </w:sdt>
              <w:ins w:author="Alessandra Tanda" w:id="1" w:date="2024-10-03T06:21:37Z">
                <w:sdt>
                  <w:sdtPr>
                    <w:tag w:val="goog_rdk_68"/>
                  </w:sdtPr>
                  <w:sdtContent>
                    <w:del w:author="Fred S. B." w:id="12" w:date="2024-10-08T10:08:01Z">
                      <w:sdt>
                        <w:sdtPr>
                          <w:tag w:val="goog_rdk_69"/>
                        </w:sdtPr>
                        <w:sdtContent>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delText xml:space="preserve">A</w:delText>
                          </w:r>
                        </w:sdtContent>
                      </w:sdt>
                    </w:del>
                  </w:sdtContent>
                </w:sdt>
                <w:sdt>
                  <w:sdtPr>
                    <w:tag w:val="goog_rdk_70"/>
                  </w:sdtPr>
                  <w:sdtContent>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t xml:space="preserve">all ITCs as</w:t>
                    </w:r>
                  </w:sdtContent>
                </w:sdt>
              </w:ins>
            </w:sdtContent>
          </w:sdt>
          <w:sdt>
            <w:sdtPr>
              <w:tag w:val="goog_rdk_71"/>
            </w:sdtPr>
            <w:sdtContent>
              <w:ins w:author="Fred S. B." w:id="13" w:date="2024-10-08T10:08:04Z"/>
              <w:sdt>
                <w:sdtPr>
                  <w:tag w:val="goog_rdk_72"/>
                </w:sdtPr>
                <w:sdtContent>
                  <w:ins w:author="Fred S. B." w:id="13" w:date="2024-10-08T10:08:04Z">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t xml:space="preserve"> </w:t>
                    </w:r>
                  </w:ins>
                </w:sdtContent>
              </w:sdt>
              <w:ins w:author="Fred S. B." w:id="13" w:date="2024-10-08T10:08:04Z"/>
            </w:sdtContent>
          </w:sdt>
          <w:sdt>
            <w:sdtPr>
              <w:tag w:val="goog_rdk_73"/>
            </w:sdtPr>
            <w:sdtContent>
              <w:ins w:author="Alessandra Tanda" w:id="1" w:date="2024-10-03T06:21:37Z">
                <w:sdt>
                  <w:sdtPr>
                    <w:tag w:val="goog_rdk_74"/>
                  </w:sdtPr>
                  <w:sdtContent>
                    <w:del w:author="Fred S. B." w:id="13" w:date="2024-10-08T10:08:04Z"/>
                  </w:sdtContent>
                </w:sdt>
              </w:ins>
              <w:sdt>
                <w:sdtPr>
                  <w:tag w:val="goog_rdk_75"/>
                </w:sdtPr>
                <w:sdtContent>
                  <w:ins w:author="Alessandra Tanda" w:id="1" w:date="2024-10-03T06:21:37Z">
                    <w:del w:author="Fred S. B." w:id="13" w:date="2024-10-08T10:08:04Z">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delText xml:space="preserve">will be </w:delText>
                      </w:r>
                    </w:del>
                  </w:ins>
                </w:sdtContent>
              </w:sdt>
              <w:ins w:author="Alessandra Tanda" w:id="1" w:date="2024-10-03T06:21:37Z">
                <w:del w:author="Fred S. B." w:id="13" w:date="2024-10-08T10:08:04Z"/>
                <w:sdt>
                  <w:sdtPr>
                    <w:tag w:val="goog_rdk_76"/>
                  </w:sdtPr>
                  <w:sdtContent>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t xml:space="preserve">members of the Action and to allocate at least 50% of funds to ITCs.</w:t>
                    </w:r>
                  </w:sdtContent>
                </w:sdt>
              </w:ins>
            </w:sdtContent>
          </w:sdt>
          <w:sdt>
            <w:sdtPr>
              <w:tag w:val="goog_rdk_77"/>
            </w:sdtPr>
            <w:sdtContent>
              <w:ins w:author="Fred S. B." w:id="14" w:date="2024-10-08T10:08:40Z"/>
              <w:sdt>
                <w:sdtPr>
                  <w:tag w:val="goog_rdk_78"/>
                </w:sdtPr>
                <w:sdtContent>
                  <w:ins w:author="Fred S. B." w:id="14" w:date="2024-10-08T10:08:40Z">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t xml:space="preserve"> </w:t>
                    </w:r>
                  </w:ins>
                </w:sdtContent>
              </w:sdt>
              <w:ins w:author="Fred S. B." w:id="14" w:date="2024-10-08T10:08:40Z"/>
            </w:sdtContent>
          </w:sdt>
          <w:sdt>
            <w:sdtPr>
              <w:tag w:val="goog_rdk_79"/>
            </w:sdtPr>
            <w:sdtContent>
              <w:ins w:author="Alessandra Tanda" w:id="1" w:date="2024-10-03T06:21:37Z">
                <w:sdt>
                  <w:sdtPr>
                    <w:tag w:val="goog_rdk_80"/>
                  </w:sdtPr>
                  <w:sdtContent>
                    <w:del w:author="Fred S. B." w:id="14" w:date="2024-10-08T10:08:40Z"/>
                  </w:sdtContent>
                </w:sdt>
              </w:ins>
              <w:sdt>
                <w:sdtPr>
                  <w:tag w:val="goog_rdk_81"/>
                </w:sdtPr>
                <w:sdtContent>
                  <w:ins w:author="Alessandra Tanda" w:id="1" w:date="2024-10-03T06:21:37Z">
                    <w:del w:author="Fred S. B." w:id="14" w:date="2024-10-08T10:08:40Z">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delText xml:space="preserve">allocated will be at least 50%. </w:delText>
                      </w:r>
                    </w:del>
                  </w:ins>
                </w:sdtContent>
              </w:sdt>
              <w:ins w:author="Alessandra Tanda" w:id="1" w:date="2024-10-03T06:21:37Z">
                <w:del w:author="Fred S. B." w:id="14" w:date="2024-10-08T10:08:40Z"/>
                <w:sdt>
                  <w:sdtPr>
                    <w:tag w:val="goog_rdk_82"/>
                  </w:sdtPr>
                  <w:sdtContent>
                    <w:r w:rsidDel="00000000" w:rsidR="00000000" w:rsidRPr="00000000">
                      <w:rPr>
                        <w:rtl w:val="0"/>
                      </w:rPr>
                    </w:r>
                  </w:sdtContent>
                </w:sdt>
              </w:ins>
            </w:sdtContent>
          </w:sdt>
        </w:p>
      </w:sdtContent>
    </w:sdt>
    <w:sdt>
      <w:sdtPr>
        <w:tag w:val="goog_rdk_106"/>
      </w:sdtPr>
      <w:sdtContent>
        <w:p w:rsidR="00000000" w:rsidDel="00000000" w:rsidP="00000000" w:rsidRDefault="00000000" w:rsidRPr="00000000" w14:paraId="0000000C">
          <w:pPr>
            <w:shd w:fill="fcfcfc" w:val="clear"/>
            <w:spacing w:after="160" w:before="160" w:lineRule="auto"/>
            <w:rPr>
              <w:ins w:author="Fred S. B." w:id="27" w:date="2024-10-08T10:10:39Z"/>
              <w:rFonts w:ascii="Verdana" w:cs="Verdana" w:eastAsia="Verdana" w:hAnsi="Verdana"/>
              <w:color w:val="434343"/>
              <w:sz w:val="17"/>
              <w:szCs w:val="17"/>
            </w:rPr>
          </w:pPr>
          <w:sdt>
            <w:sdtPr>
              <w:tag w:val="goog_rdk_84"/>
            </w:sdtPr>
            <w:sdtContent>
              <w:ins w:author="Alessandra Tanda" w:id="1" w:date="2024-10-03T06:21:37Z"/>
              <w:sdt>
                <w:sdtPr>
                  <w:tag w:val="goog_rdk_85"/>
                </w:sdtPr>
                <w:sdtContent>
                  <w:ins w:author="Alessandra Tanda" w:id="1" w:date="2024-10-03T06:21:37Z">
                    <w:r w:rsidDel="00000000" w:rsidR="00000000" w:rsidRPr="00000000">
                      <w:rPr>
                        <w:rFonts w:ascii="Verdana" w:cs="Verdana" w:eastAsia="Verdana" w:hAnsi="Verdana"/>
                        <w:color w:val="434343"/>
                        <w:sz w:val="17"/>
                        <w:szCs w:val="17"/>
                        <w:rtl w:val="0"/>
                        <w:rPrChange w:author="Fred S. B." w:id="4" w:date="2024-10-08T10:05:33Z">
                          <w:rPr>
                            <w:rFonts w:ascii="Verdana" w:cs="Verdana" w:eastAsia="Verdana" w:hAnsi="Verdana"/>
                            <w:color w:val="434343"/>
                            <w:sz w:val="17"/>
                            <w:szCs w:val="17"/>
                          </w:rPr>
                        </w:rPrChange>
                      </w:rPr>
                      <w:t xml:space="preserve">Regarding geographical representation, in the </w:t>
                    </w:r>
                  </w:ins>
                </w:sdtContent>
              </w:sdt>
              <w:ins w:author="Alessandra Tanda" w:id="1" w:date="2024-10-03T06:21:37Z"/>
            </w:sdtContent>
          </w:sdt>
          <w:r w:rsidDel="00000000" w:rsidR="00000000" w:rsidRPr="00000000">
            <w:rPr>
              <w:rFonts w:ascii="Verdana" w:cs="Verdana" w:eastAsia="Verdana" w:hAnsi="Verdana"/>
              <w:color w:val="434343"/>
              <w:sz w:val="17"/>
              <w:szCs w:val="17"/>
              <w:rtl w:val="0"/>
            </w:rPr>
            <w:t xml:space="preserve">proposal, 59% of the participating countries are </w:t>
          </w:r>
          <w:sdt>
            <w:sdtPr>
              <w:tag w:val="goog_rdk_86"/>
            </w:sdtPr>
            <w:sdtContent>
              <w:del w:author="Fred S. B." w:id="15" w:date="2024-10-08T10:08:57Z">
                <w:r w:rsidDel="00000000" w:rsidR="00000000" w:rsidRPr="00000000">
                  <w:rPr>
                    <w:rFonts w:ascii="Verdana" w:cs="Verdana" w:eastAsia="Verdana" w:hAnsi="Verdana"/>
                    <w:color w:val="434343"/>
                    <w:sz w:val="17"/>
                    <w:szCs w:val="17"/>
                    <w:rtl w:val="0"/>
                  </w:rPr>
                  <w:delText xml:space="preserve">Inclusiveness Target Countries</w:delText>
                </w:r>
              </w:del>
            </w:sdtContent>
          </w:sdt>
          <w:sdt>
            <w:sdtPr>
              <w:tag w:val="goog_rdk_87"/>
            </w:sdtPr>
            <w:sdtContent>
              <w:ins w:author="Alessandra Tanda" w:id="16" w:date="2024-10-03T06:23:23Z">
                <w:sdt>
                  <w:sdtPr>
                    <w:tag w:val="goog_rdk_88"/>
                  </w:sdtPr>
                  <w:sdtContent>
                    <w:del w:author="Fred S. B." w:id="15" w:date="2024-10-08T10:08:57Z">
                      <w:r w:rsidDel="00000000" w:rsidR="00000000" w:rsidRPr="00000000">
                        <w:rPr>
                          <w:rFonts w:ascii="Verdana" w:cs="Verdana" w:eastAsia="Verdana" w:hAnsi="Verdana"/>
                          <w:color w:val="434343"/>
                          <w:sz w:val="17"/>
                          <w:szCs w:val="17"/>
                          <w:rtl w:val="0"/>
                        </w:rPr>
                        <w:delText xml:space="preserve"> (</w:delText>
                      </w:r>
                    </w:del>
                  </w:sdtContent>
                </w:sdt>
                <w:r w:rsidDel="00000000" w:rsidR="00000000" w:rsidRPr="00000000">
                  <w:rPr>
                    <w:rFonts w:ascii="Verdana" w:cs="Verdana" w:eastAsia="Verdana" w:hAnsi="Verdana"/>
                    <w:color w:val="434343"/>
                    <w:sz w:val="17"/>
                    <w:szCs w:val="17"/>
                    <w:rtl w:val="0"/>
                  </w:rPr>
                  <w:t xml:space="preserve">ITCs</w:t>
                </w:r>
              </w:ins>
            </w:sdtContent>
          </w:sdt>
          <w:sdt>
            <w:sdtPr>
              <w:tag w:val="goog_rdk_89"/>
            </w:sdtPr>
            <w:sdtContent>
              <w:ins w:author="Fred S. B." w:id="17" w:date="2024-10-08T10:09:00Z">
                <w:r w:rsidDel="00000000" w:rsidR="00000000" w:rsidRPr="00000000">
                  <w:rPr>
                    <w:rFonts w:ascii="Verdana" w:cs="Verdana" w:eastAsia="Verdana" w:hAnsi="Verdana"/>
                    <w:color w:val="434343"/>
                    <w:sz w:val="17"/>
                    <w:szCs w:val="17"/>
                    <w:rtl w:val="0"/>
                  </w:rPr>
                  <w:t xml:space="preserve">,</w:t>
                </w:r>
              </w:ins>
            </w:sdtContent>
          </w:sdt>
          <w:sdt>
            <w:sdtPr>
              <w:tag w:val="goog_rdk_90"/>
            </w:sdtPr>
            <w:sdtContent>
              <w:ins w:author="Alessandra Tanda" w:id="16" w:date="2024-10-03T06:23:23Z">
                <w:sdt>
                  <w:sdtPr>
                    <w:tag w:val="goog_rdk_91"/>
                  </w:sdtPr>
                  <w:sdtContent>
                    <w:del w:author="Fred S. B." w:id="17" w:date="2024-10-08T10:09:00Z">
                      <w:r w:rsidDel="00000000" w:rsidR="00000000" w:rsidRPr="00000000">
                        <w:rPr>
                          <w:rFonts w:ascii="Verdana" w:cs="Verdana" w:eastAsia="Verdana" w:hAnsi="Verdana"/>
                          <w:color w:val="434343"/>
                          <w:sz w:val="17"/>
                          <w:szCs w:val="17"/>
                          <w:rtl w:val="0"/>
                        </w:rPr>
                        <w:delText xml:space="preserve">)</w:delText>
                      </w:r>
                    </w:del>
                  </w:sdtContent>
                </w:sdt>
                <w:r w:rsidDel="00000000" w:rsidR="00000000" w:rsidRPr="00000000">
                  <w:rPr>
                    <w:rFonts w:ascii="Verdana" w:cs="Verdana" w:eastAsia="Verdana" w:hAnsi="Verdana"/>
                    <w:color w:val="434343"/>
                    <w:sz w:val="17"/>
                    <w:szCs w:val="17"/>
                    <w:rtl w:val="0"/>
                  </w:rPr>
                  <w:t xml:space="preserve">, </w:t>
                </w:r>
                <w:sdt>
                  <w:sdtPr>
                    <w:tag w:val="goog_rdk_92"/>
                  </w:sdtPr>
                  <w:sdtContent>
                    <w:del w:author="Fred S. B." w:id="18" w:date="2024-10-08T10:09:50Z">
                      <w:r w:rsidDel="00000000" w:rsidR="00000000" w:rsidRPr="00000000">
                        <w:rPr>
                          <w:rFonts w:ascii="Verdana" w:cs="Verdana" w:eastAsia="Verdana" w:hAnsi="Verdana"/>
                          <w:color w:val="434343"/>
                          <w:sz w:val="17"/>
                          <w:szCs w:val="17"/>
                          <w:rtl w:val="0"/>
                        </w:rPr>
                        <w:delText xml:space="preserve">including </w:delText>
                      </w:r>
                    </w:del>
                  </w:sdtContent>
                </w:sdt>
              </w:ins>
            </w:sdtContent>
          </w:sdt>
          <w:sdt>
            <w:sdtPr>
              <w:tag w:val="goog_rdk_93"/>
            </w:sdtPr>
            <w:sdtContent>
              <w:del w:author="Alessandra Tanda" w:id="16" w:date="2024-10-03T06:23:23Z">
                <w:r w:rsidDel="00000000" w:rsidR="00000000" w:rsidRPr="00000000">
                  <w:rPr>
                    <w:rFonts w:ascii="Verdana" w:cs="Verdana" w:eastAsia="Verdana" w:hAnsi="Verdana"/>
                    <w:color w:val="434343"/>
                    <w:sz w:val="17"/>
                    <w:szCs w:val="17"/>
                    <w:rtl w:val="0"/>
                  </w:rPr>
                  <w:delText xml:space="preserve">. Indeed, we have </w:delText>
                </w:r>
              </w:del>
            </w:sdtContent>
          </w:sdt>
          <w:sdt>
            <w:sdtPr>
              <w:tag w:val="goog_rdk_94"/>
            </w:sdtPr>
            <w:sdtContent>
              <w:ins w:author="Fred S. B." w:id="19" w:date="2024-10-08T10:09:56Z">
                <w:r w:rsidDel="00000000" w:rsidR="00000000" w:rsidRPr="00000000">
                  <w:rPr>
                    <w:rFonts w:ascii="Verdana" w:cs="Verdana" w:eastAsia="Verdana" w:hAnsi="Verdana"/>
                    <w:color w:val="434343"/>
                    <w:sz w:val="17"/>
                    <w:szCs w:val="17"/>
                    <w:rtl w:val="0"/>
                  </w:rPr>
                  <w:t xml:space="preserve">A</w:t>
                </w:r>
              </w:ins>
            </w:sdtContent>
          </w:sdt>
          <w:sdt>
            <w:sdtPr>
              <w:tag w:val="goog_rdk_95"/>
            </w:sdtPr>
            <w:sdtContent>
              <w:del w:author="Fred S. B." w:id="19" w:date="2024-10-08T10:09:56Z">
                <w:r w:rsidDel="00000000" w:rsidR="00000000" w:rsidRPr="00000000">
                  <w:rPr>
                    <w:rFonts w:ascii="Verdana" w:cs="Verdana" w:eastAsia="Verdana" w:hAnsi="Verdana"/>
                    <w:color w:val="434343"/>
                    <w:sz w:val="17"/>
                    <w:szCs w:val="17"/>
                    <w:rtl w:val="0"/>
                  </w:rPr>
                  <w:delText xml:space="preserve">a</w:delText>
                </w:r>
              </w:del>
            </w:sdtContent>
          </w:sdt>
          <w:r w:rsidDel="00000000" w:rsidR="00000000" w:rsidRPr="00000000">
            <w:rPr>
              <w:rFonts w:ascii="Verdana" w:cs="Verdana" w:eastAsia="Verdana" w:hAnsi="Verdana"/>
              <w:color w:val="434343"/>
              <w:sz w:val="17"/>
              <w:szCs w:val="17"/>
              <w:rtl w:val="0"/>
            </w:rPr>
            <w:t xml:space="preserve">ll ITCs</w:t>
          </w:r>
          <w:sdt>
            <w:sdtPr>
              <w:tag w:val="goog_rdk_96"/>
            </w:sdtPr>
            <w:sdtContent>
              <w:ins w:author="Alessandra Tanda" w:id="20" w:date="2024-10-03T06:23:38Z">
                <w:sdt>
                  <w:sdtPr>
                    <w:tag w:val="goog_rdk_97"/>
                  </w:sdtPr>
                  <w:sdtContent>
                    <w:del w:author="Fred S. B." w:id="21" w:date="2024-10-08T10:09:57Z">
                      <w:r w:rsidDel="00000000" w:rsidR="00000000" w:rsidRPr="00000000">
                        <w:rPr>
                          <w:rFonts w:ascii="Verdana" w:cs="Verdana" w:eastAsia="Verdana" w:hAnsi="Verdana"/>
                          <w:color w:val="434343"/>
                          <w:sz w:val="17"/>
                          <w:szCs w:val="17"/>
                          <w:rtl w:val="0"/>
                        </w:rPr>
                        <w:delText xml:space="preserve">,</w:delText>
                      </w:r>
                    </w:del>
                  </w:sdtContent>
                </w:sdt>
              </w:ins>
            </w:sdtContent>
          </w:sdt>
          <w:r w:rsidDel="00000000" w:rsidR="00000000" w:rsidRPr="00000000">
            <w:rPr>
              <w:rFonts w:ascii="Verdana" w:cs="Verdana" w:eastAsia="Verdana" w:hAnsi="Verdana"/>
              <w:color w:val="434343"/>
              <w:sz w:val="17"/>
              <w:szCs w:val="17"/>
              <w:rtl w:val="0"/>
            </w:rPr>
            <w:t xml:space="preserve"> but two</w:t>
          </w:r>
          <w:sdt>
            <w:sdtPr>
              <w:tag w:val="goog_rdk_98"/>
            </w:sdtPr>
            <w:sdtContent>
              <w:del w:author="Alessandra Tanda" w:id="22" w:date="2024-10-03T06:23:41Z">
                <w:r w:rsidDel="00000000" w:rsidR="00000000" w:rsidRPr="00000000">
                  <w:rPr>
                    <w:rFonts w:ascii="Verdana" w:cs="Verdana" w:eastAsia="Verdana" w:hAnsi="Verdana"/>
                    <w:color w:val="434343"/>
                    <w:sz w:val="17"/>
                    <w:szCs w:val="17"/>
                    <w:rtl w:val="0"/>
                  </w:rPr>
                  <w:delText xml:space="preserve"> on board</w:delText>
                </w:r>
              </w:del>
            </w:sdtContent>
          </w:sdt>
          <w:sdt>
            <w:sdtPr>
              <w:tag w:val="goog_rdk_99"/>
            </w:sdtPr>
            <w:sdtContent>
              <w:ins w:author="Fred S. B." w:id="23" w:date="2024-10-08T10:10:03Z">
                <w:r w:rsidDel="00000000" w:rsidR="00000000" w:rsidRPr="00000000">
                  <w:rPr>
                    <w:rFonts w:ascii="Verdana" w:cs="Verdana" w:eastAsia="Verdana" w:hAnsi="Verdana"/>
                    <w:color w:val="434343"/>
                    <w:sz w:val="17"/>
                    <w:szCs w:val="17"/>
                    <w:rtl w:val="0"/>
                  </w:rPr>
                  <w:t xml:space="preserve"> are on board</w:t>
                </w:r>
              </w:ins>
            </w:sdtContent>
          </w:sdt>
          <w:r w:rsidDel="00000000" w:rsidR="00000000" w:rsidRPr="00000000">
            <w:rPr>
              <w:rFonts w:ascii="Verdana" w:cs="Verdana" w:eastAsia="Verdana" w:hAnsi="Verdana"/>
              <w:color w:val="434343"/>
              <w:sz w:val="17"/>
              <w:szCs w:val="17"/>
              <w:rtl w:val="0"/>
            </w:rPr>
            <w:t xml:space="preserve"> </w:t>
          </w:r>
          <w:sdt>
            <w:sdtPr>
              <w:tag w:val="goog_rdk_100"/>
            </w:sdtPr>
            <w:sdtContent>
              <w:del w:author="Fred S. B." w:id="23" w:date="2024-10-08T10:10:03Z">
                <w:r w:rsidDel="00000000" w:rsidR="00000000" w:rsidRPr="00000000">
                  <w:rPr>
                    <w:rFonts w:ascii="Verdana" w:cs="Verdana" w:eastAsia="Verdana" w:hAnsi="Verdana"/>
                    <w:color w:val="434343"/>
                    <w:sz w:val="17"/>
                    <w:szCs w:val="17"/>
                    <w:rtl w:val="0"/>
                  </w:rPr>
                  <w:delText xml:space="preserve">. A</w:delText>
                </w:r>
              </w:del>
            </w:sdtContent>
          </w:sdt>
          <w:sdt>
            <w:sdtPr>
              <w:tag w:val="goog_rdk_101"/>
            </w:sdtPr>
            <w:sdtContent>
              <w:ins w:author="Fred S. B." w:id="23" w:date="2024-10-08T10:10:03Z">
                <w:r w:rsidDel="00000000" w:rsidR="00000000" w:rsidRPr="00000000">
                  <w:rPr>
                    <w:rFonts w:ascii="Verdana" w:cs="Verdana" w:eastAsia="Verdana" w:hAnsi="Verdana"/>
                    <w:color w:val="434343"/>
                    <w:sz w:val="17"/>
                    <w:szCs w:val="17"/>
                    <w:rtl w:val="0"/>
                  </w:rPr>
                  <w:t xml:space="preserve">a</w:t>
                </w:r>
              </w:ins>
            </w:sdtContent>
          </w:sdt>
          <w:r w:rsidDel="00000000" w:rsidR="00000000" w:rsidRPr="00000000">
            <w:rPr>
              <w:rFonts w:ascii="Verdana" w:cs="Verdana" w:eastAsia="Verdana" w:hAnsi="Verdana"/>
              <w:color w:val="434343"/>
              <w:sz w:val="17"/>
              <w:szCs w:val="17"/>
              <w:rtl w:val="0"/>
            </w:rPr>
            <w:t xml:space="preserve">t the start of the Action, </w:t>
          </w:r>
          <w:sdt>
            <w:sdtPr>
              <w:tag w:val="goog_rdk_102"/>
            </w:sdtPr>
            <w:sdtContent>
              <w:ins w:author="Fred S. B." w:id="24" w:date="2024-10-08T10:10:19Z">
                <w:r w:rsidDel="00000000" w:rsidR="00000000" w:rsidRPr="00000000">
                  <w:rPr>
                    <w:rFonts w:ascii="Verdana" w:cs="Verdana" w:eastAsia="Verdana" w:hAnsi="Verdana"/>
                    <w:color w:val="434343"/>
                    <w:sz w:val="17"/>
                    <w:szCs w:val="17"/>
                    <w:rtl w:val="0"/>
                  </w:rPr>
                  <w:t xml:space="preserve">and </w:t>
                </w:r>
              </w:ins>
            </w:sdtContent>
          </w:sdt>
          <w:r w:rsidDel="00000000" w:rsidR="00000000" w:rsidRPr="00000000">
            <w:rPr>
              <w:rFonts w:ascii="Verdana" w:cs="Verdana" w:eastAsia="Verdana" w:hAnsi="Verdana"/>
              <w:color w:val="434343"/>
              <w:sz w:val="17"/>
              <w:szCs w:val="17"/>
              <w:rtl w:val="0"/>
            </w:rPr>
            <w:t xml:space="preserve">we will actively work on adding the remaining two as well.</w:t>
            <w:br w:type="textWrapping"/>
          </w:r>
          <w:sdt>
            <w:sdtPr>
              <w:tag w:val="goog_rdk_103"/>
            </w:sdtPr>
            <w:sdtContent>
              <w:del w:author="Alessandra Tanda" w:id="25" w:date="2024-10-03T06:22:50Z">
                <w:r w:rsidDel="00000000" w:rsidR="00000000" w:rsidRPr="00000000">
                  <w:rPr>
                    <w:rFonts w:ascii="Verdana" w:cs="Verdana" w:eastAsia="Verdana" w:hAnsi="Verdana"/>
                    <w:color w:val="434343"/>
                    <w:sz w:val="17"/>
                    <w:szCs w:val="17"/>
                    <w:rtl w:val="0"/>
                  </w:rPr>
                  <w:delText xml:space="preserve">All of our COST activities are focused on cross-border collaboration, networking and dissemination of results across borders.</w:delText>
                </w:r>
              </w:del>
            </w:sdtContent>
          </w:sdt>
          <w:r w:rsidDel="00000000" w:rsidR="00000000" w:rsidRPr="00000000">
            <w:rPr>
              <w:rFonts w:ascii="Verdana" w:cs="Verdana" w:eastAsia="Verdana" w:hAnsi="Verdana"/>
              <w:color w:val="434343"/>
              <w:sz w:val="17"/>
              <w:szCs w:val="17"/>
              <w:rtl w:val="0"/>
            </w:rPr>
            <w:br w:type="textWrapping"/>
          </w:r>
          <w:sdt>
            <w:sdtPr>
              <w:tag w:val="goog_rdk_104"/>
            </w:sdtPr>
            <w:sdtContent>
              <w:del w:author="Alessandra Tanda" w:id="26" w:date="2024-10-03T06:31:20Z">
                <w:r w:rsidDel="00000000" w:rsidR="00000000" w:rsidRPr="00000000">
                  <w:rPr>
                    <w:rFonts w:ascii="Verdana" w:cs="Verdana" w:eastAsia="Verdana" w:hAnsi="Verdana"/>
                    <w:color w:val="434343"/>
                    <w:sz w:val="17"/>
                    <w:szCs w:val="17"/>
                    <w:rtl w:val="0"/>
                  </w:rPr>
                  <w:delText xml:space="preserve">59% of the participating countries are ITC. </w:delText>
                </w:r>
              </w:del>
            </w:sdtContent>
          </w:sdt>
          <w:sdt>
            <w:sdtPr>
              <w:tag w:val="goog_rdk_105"/>
            </w:sdtPr>
            <w:sdtContent>
              <w:ins w:author="Fred S. B." w:id="27" w:date="2024-10-08T10:10:39Z">
                <w:r w:rsidDel="00000000" w:rsidR="00000000" w:rsidRPr="00000000">
                  <w:rPr>
                    <w:rtl w:val="0"/>
                  </w:rPr>
                </w:r>
              </w:ins>
            </w:sdtContent>
          </w:sdt>
        </w:p>
      </w:sdtContent>
    </w:sdt>
    <w:p w:rsidR="00000000" w:rsidDel="00000000" w:rsidP="00000000" w:rsidRDefault="00000000" w:rsidRPr="00000000" w14:paraId="0000000D">
      <w:pPr>
        <w:shd w:fill="fcfcfc" w:val="clear"/>
        <w:spacing w:after="160" w:before="160" w:lineRule="auto"/>
        <w:rPr>
          <w:rFonts w:ascii="Verdana" w:cs="Verdana" w:eastAsia="Verdana" w:hAnsi="Verdana"/>
          <w:color w:val="434343"/>
          <w:sz w:val="17"/>
          <w:szCs w:val="17"/>
        </w:rPr>
      </w:pPr>
      <w:sdt>
        <w:sdtPr>
          <w:tag w:val="goog_rdk_108"/>
        </w:sdtPr>
        <w:sdtContent>
          <w:ins w:author="Alessandra Tanda" w:id="26" w:date="2024-10-03T06:31:20Z">
            <w:r w:rsidDel="00000000" w:rsidR="00000000" w:rsidRPr="00000000">
              <w:rPr>
                <w:rFonts w:ascii="Verdana" w:cs="Verdana" w:eastAsia="Verdana" w:hAnsi="Verdana"/>
                <w:color w:val="434343"/>
                <w:sz w:val="17"/>
                <w:szCs w:val="17"/>
                <w:rtl w:val="0"/>
              </w:rPr>
              <w:t xml:space="preserve">Additionally, w</w:t>
            </w:r>
          </w:ins>
        </w:sdtContent>
      </w:sdt>
      <w:sdt>
        <w:sdtPr>
          <w:tag w:val="goog_rdk_109"/>
        </w:sdtPr>
        <w:sdtContent>
          <w:del w:author="Alessandra Tanda" w:id="26" w:date="2024-10-03T06:31:20Z">
            <w:r w:rsidDel="00000000" w:rsidR="00000000" w:rsidRPr="00000000">
              <w:rPr>
                <w:rFonts w:ascii="Verdana" w:cs="Verdana" w:eastAsia="Verdana" w:hAnsi="Verdana"/>
                <w:color w:val="434343"/>
                <w:sz w:val="17"/>
                <w:szCs w:val="17"/>
                <w:rtl w:val="0"/>
              </w:rPr>
              <w:delText xml:space="preserve">W</w:delText>
            </w:r>
          </w:del>
        </w:sdtContent>
      </w:sdt>
      <w:r w:rsidDel="00000000" w:rsidR="00000000" w:rsidRPr="00000000">
        <w:rPr>
          <w:rFonts w:ascii="Verdana" w:cs="Verdana" w:eastAsia="Verdana" w:hAnsi="Verdana"/>
          <w:color w:val="434343"/>
          <w:sz w:val="17"/>
          <w:szCs w:val="17"/>
          <w:rtl w:val="0"/>
        </w:rPr>
        <w:t xml:space="preserve">e have reserved 50% of the following key leadership positions in the Action management </w:t>
      </w:r>
      <w:sdt>
        <w:sdtPr>
          <w:tag w:val="goog_rdk_110"/>
        </w:sdtPr>
        <w:sdtContent>
          <w:ins w:author="Fred S. B." w:id="28" w:date="2024-10-08T10:10:52Z">
            <w:r w:rsidDel="00000000" w:rsidR="00000000" w:rsidRPr="00000000">
              <w:rPr>
                <w:rFonts w:ascii="Verdana" w:cs="Verdana" w:eastAsia="Verdana" w:hAnsi="Verdana"/>
                <w:color w:val="434343"/>
                <w:sz w:val="17"/>
                <w:szCs w:val="17"/>
                <w:rtl w:val="0"/>
              </w:rPr>
              <w:t xml:space="preserve">for representatives of ITCs</w:t>
            </w:r>
          </w:ins>
        </w:sdtContent>
      </w:sdt>
      <w:sdt>
        <w:sdtPr>
          <w:tag w:val="goog_rdk_111"/>
        </w:sdtPr>
        <w:sdtContent>
          <w:del w:author="Fred S. B." w:id="28" w:date="2024-10-08T10:10:52Z">
            <w:r w:rsidDel="00000000" w:rsidR="00000000" w:rsidRPr="00000000">
              <w:rPr>
                <w:rFonts w:ascii="Verdana" w:cs="Verdana" w:eastAsia="Verdana" w:hAnsi="Verdana"/>
                <w:color w:val="434343"/>
                <w:sz w:val="17"/>
                <w:szCs w:val="17"/>
                <w:rtl w:val="0"/>
              </w:rPr>
              <w:delText xml:space="preserve">to a representative of a COST Inclusiveness Target Country</w:delText>
            </w:r>
            <w:r w:rsidDel="00000000" w:rsidR="00000000" w:rsidRPr="00000000">
              <w:rPr>
                <w:rFonts w:ascii="Verdana" w:cs="Verdana" w:eastAsia="Verdana" w:hAnsi="Verdana"/>
                <w:color w:val="434343"/>
                <w:sz w:val="17"/>
                <w:szCs w:val="17"/>
                <w:rtl w:val="0"/>
              </w:rPr>
              <w:delText xml:space="preserve">. Those are</w:delText>
            </w:r>
          </w:del>
        </w:sdtContent>
      </w:sdt>
      <w:r w:rsidDel="00000000" w:rsidR="00000000" w:rsidRPr="00000000">
        <w:rPr>
          <w:rFonts w:ascii="Verdana" w:cs="Verdana" w:eastAsia="Verdana" w:hAnsi="Verdana"/>
          <w:color w:val="434343"/>
          <w:sz w:val="17"/>
          <w:szCs w:val="17"/>
          <w:rtl w:val="0"/>
        </w:rPr>
        <w:t xml:space="preserve">:</w:t>
      </w:r>
    </w:p>
    <w:p w:rsidR="00000000" w:rsidDel="00000000" w:rsidP="00000000" w:rsidRDefault="00000000" w:rsidRPr="00000000" w14:paraId="0000000E">
      <w:pPr>
        <w:numPr>
          <w:ilvl w:val="0"/>
          <w:numId w:val="3"/>
        </w:numPr>
        <w:shd w:fill="fcfcfc" w:val="clear"/>
        <w:spacing w:after="0" w:afterAutospacing="0" w:before="16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Two of the four working group leaders</w:t>
      </w:r>
    </w:p>
    <w:p w:rsidR="00000000" w:rsidDel="00000000" w:rsidP="00000000" w:rsidRDefault="00000000" w:rsidRPr="00000000" w14:paraId="0000000F">
      <w:pPr>
        <w:numPr>
          <w:ilvl w:val="0"/>
          <w:numId w:val="3"/>
        </w:numPr>
        <w:shd w:fill="fcfcfc" w:val="clear"/>
        <w:spacing w:after="0" w:afterAutospacing="0" w:before="0" w:beforeAutospacing="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Two of the four </w:t>
      </w:r>
      <w:sdt>
        <w:sdtPr>
          <w:tag w:val="goog_rdk_112"/>
        </w:sdtPr>
        <w:sdtContent>
          <w:ins w:author="Alessandra Tanda" w:id="29" w:date="2024-10-03T06:32:36Z">
            <w:r w:rsidDel="00000000" w:rsidR="00000000" w:rsidRPr="00000000">
              <w:rPr>
                <w:rFonts w:ascii="Verdana" w:cs="Verdana" w:eastAsia="Verdana" w:hAnsi="Verdana"/>
                <w:color w:val="434343"/>
                <w:sz w:val="17"/>
                <w:szCs w:val="17"/>
                <w:rtl w:val="0"/>
              </w:rPr>
              <w:t xml:space="preserve">working group </w:t>
            </w:r>
          </w:ins>
        </w:sdtContent>
      </w:sdt>
      <w:r w:rsidDel="00000000" w:rsidR="00000000" w:rsidRPr="00000000">
        <w:rPr>
          <w:rFonts w:ascii="Verdana" w:cs="Verdana" w:eastAsia="Verdana" w:hAnsi="Verdana"/>
          <w:color w:val="434343"/>
          <w:sz w:val="17"/>
          <w:szCs w:val="17"/>
          <w:rtl w:val="0"/>
        </w:rPr>
        <w:t xml:space="preserve">vice-leaders</w:t>
      </w:r>
      <w:sdt>
        <w:sdtPr>
          <w:tag w:val="goog_rdk_113"/>
        </w:sdtPr>
        <w:sdtContent>
          <w:ins w:author="Alessandra Tanda" w:id="30" w:date="2024-10-03T06:32:43Z">
            <w:r w:rsidDel="00000000" w:rsidR="00000000" w:rsidRPr="00000000">
              <w:rPr>
                <w:rFonts w:ascii="Verdana" w:cs="Verdana" w:eastAsia="Verdana" w:hAnsi="Verdana"/>
                <w:color w:val="434343"/>
                <w:sz w:val="17"/>
                <w:szCs w:val="17"/>
                <w:rtl w:val="0"/>
              </w:rPr>
              <w:t xml:space="preserve"> </w:t>
            </w:r>
          </w:ins>
        </w:sdtContent>
      </w:sdt>
      <w:sdt>
        <w:sdtPr>
          <w:tag w:val="goog_rdk_114"/>
        </w:sdtPr>
        <w:sdtContent>
          <w:del w:author="Alessandra Tanda" w:id="30" w:date="2024-10-03T06:32:43Z">
            <w:r w:rsidDel="00000000" w:rsidR="00000000" w:rsidRPr="00000000">
              <w:rPr>
                <w:rFonts w:ascii="Verdana" w:cs="Verdana" w:eastAsia="Verdana" w:hAnsi="Verdana"/>
                <w:color w:val="434343"/>
                <w:sz w:val="17"/>
                <w:szCs w:val="17"/>
                <w:rtl w:val="0"/>
              </w:rPr>
              <w:delText xml:space="preserve"> of the working groups</w:delText>
            </w:r>
          </w:del>
        </w:sdtContent>
      </w:sdt>
      <w:r w:rsidDel="00000000" w:rsidR="00000000" w:rsidRPr="00000000">
        <w:rPr>
          <w:rtl w:val="0"/>
        </w:rPr>
      </w:r>
    </w:p>
    <w:p w:rsidR="00000000" w:rsidDel="00000000" w:rsidP="00000000" w:rsidRDefault="00000000" w:rsidRPr="00000000" w14:paraId="00000010">
      <w:pPr>
        <w:numPr>
          <w:ilvl w:val="0"/>
          <w:numId w:val="3"/>
        </w:numPr>
        <w:shd w:fill="fcfcfc" w:val="clear"/>
        <w:spacing w:after="0" w:afterAutospacing="0" w:before="0" w:beforeAutospacing="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One of the following</w:t>
      </w:r>
      <w:sdt>
        <w:sdtPr>
          <w:tag w:val="goog_rdk_115"/>
        </w:sdtPr>
        <w:sdtContent>
          <w:ins w:author="Alessandra Tanda" w:id="31" w:date="2024-10-03T06:32:49Z">
            <w:r w:rsidDel="00000000" w:rsidR="00000000" w:rsidRPr="00000000">
              <w:rPr>
                <w:rFonts w:ascii="Verdana" w:cs="Verdana" w:eastAsia="Verdana" w:hAnsi="Verdana"/>
                <w:color w:val="434343"/>
                <w:sz w:val="17"/>
                <w:szCs w:val="17"/>
                <w:rtl w:val="0"/>
              </w:rPr>
              <w:t xml:space="preserve"> roles</w:t>
            </w:r>
          </w:ins>
        </w:sdtContent>
      </w:sdt>
      <w:r w:rsidDel="00000000" w:rsidR="00000000" w:rsidRPr="00000000">
        <w:rPr>
          <w:rFonts w:ascii="Verdana" w:cs="Verdana" w:eastAsia="Verdana" w:hAnsi="Verdana"/>
          <w:color w:val="434343"/>
          <w:sz w:val="17"/>
          <w:szCs w:val="17"/>
          <w:rtl w:val="0"/>
        </w:rPr>
        <w:t xml:space="preserve">: Science Communication Coordinator, Scientific Advisory Board Coordinator, Academia-Industry Coordinator</w:t>
      </w:r>
    </w:p>
    <w:p w:rsidR="00000000" w:rsidDel="00000000" w:rsidP="00000000" w:rsidRDefault="00000000" w:rsidRPr="00000000" w14:paraId="00000011">
      <w:pPr>
        <w:numPr>
          <w:ilvl w:val="0"/>
          <w:numId w:val="3"/>
        </w:numPr>
        <w:shd w:fill="fcfcfc" w:val="clear"/>
        <w:spacing w:after="0" w:afterAutospacing="0" w:before="0" w:beforeAutospacing="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Vice-Chair of the Action or Grant Awarding Coordinator</w:t>
      </w:r>
    </w:p>
    <w:p w:rsidR="00000000" w:rsidDel="00000000" w:rsidP="00000000" w:rsidRDefault="00000000" w:rsidRPr="00000000" w14:paraId="00000012">
      <w:pPr>
        <w:numPr>
          <w:ilvl w:val="0"/>
          <w:numId w:val="3"/>
        </w:numPr>
        <w:shd w:fill="fcfcfc" w:val="clear"/>
        <w:spacing w:after="160" w:before="0" w:beforeAutospacing="0" w:lineRule="auto"/>
        <w:ind w:left="720" w:hanging="360"/>
        <w:jc w:val="left"/>
        <w:rPr>
          <w:color w:val="434343"/>
        </w:rPr>
      </w:pPr>
      <w:r w:rsidDel="00000000" w:rsidR="00000000" w:rsidRPr="00000000">
        <w:rPr>
          <w:rFonts w:ascii="Verdana" w:cs="Verdana" w:eastAsia="Verdana" w:hAnsi="Verdana"/>
          <w:color w:val="434343"/>
          <w:sz w:val="17"/>
          <w:szCs w:val="17"/>
          <w:rtl w:val="0"/>
        </w:rPr>
        <w:t xml:space="preserve">The Grant Holder is supposed to be from one of the COST Inclusiveness Target Countries. We have identified suitable candidates from those countries for the position of Grant Holder Scientific Representative, who is then expected to assign persons to the positions of Grant Holder Legal Representative, Grant Holder Financial Representative and Grant Holder Manager, also from ITC.</w:t>
      </w:r>
    </w:p>
    <w:sdt>
      <w:sdtPr>
        <w:tag w:val="goog_rdk_126"/>
      </w:sdtPr>
      <w:sdtContent>
        <w:p w:rsidR="00000000" w:rsidDel="00000000" w:rsidP="00000000" w:rsidRDefault="00000000" w:rsidRPr="00000000" w14:paraId="00000013">
          <w:pPr>
            <w:shd w:fill="fcfcfc" w:val="clear"/>
            <w:spacing w:after="160" w:before="160" w:lineRule="auto"/>
            <w:rPr>
              <w:del w:author="Alessandra Tanda" w:id="32" w:date="2024-10-03T06:34:08Z"/>
              <w:rFonts w:ascii="Verdana" w:cs="Verdana" w:eastAsia="Verdana" w:hAnsi="Verdana"/>
              <w:color w:val="434343"/>
              <w:sz w:val="17"/>
              <w:szCs w:val="17"/>
            </w:rPr>
          </w:pPr>
          <w:sdt>
            <w:sdtPr>
              <w:tag w:val="goog_rdk_117"/>
            </w:sdtPr>
            <w:sdtContent>
              <w:del w:author="Alessandra Tanda" w:id="32" w:date="2024-10-03T06:34:08Z"/>
              <w:sdt>
                <w:sdtPr>
                  <w:tag w:val="goog_rdk_118"/>
                </w:sdtPr>
                <w:sdtContent>
                  <w:commentRangeStart w:id="5"/>
                </w:sdtContent>
              </w:sdt>
              <w:del w:author="Alessandra Tanda" w:id="32" w:date="2024-10-03T06:34:08Z">
                <w:sdt>
                  <w:sdtPr>
                    <w:tag w:val="goog_rdk_119"/>
                  </w:sdtPr>
                  <w:sdtContent>
                    <w:commentRangeStart w:id="6"/>
                  </w:sdtContent>
                </w:sdt>
                <w:r w:rsidDel="00000000" w:rsidR="00000000" w:rsidRPr="00000000">
                  <w:rPr>
                    <w:rFonts w:ascii="Verdana" w:cs="Verdana" w:eastAsia="Verdana" w:hAnsi="Verdana"/>
                    <w:color w:val="434343"/>
                    <w:sz w:val="17"/>
                    <w:szCs w:val="17"/>
                    <w:rtl w:val="0"/>
                  </w:rPr>
                  <w:delText xml:space="preserve">Geographical, age and gender balance will be addressed as</w:delText>
                </w:r>
              </w:del>
            </w:sdtContent>
          </w:sdt>
          <w:sdt>
            <w:sdtPr>
              <w:tag w:val="goog_rdk_120"/>
            </w:sdtPr>
            <w:sdtContent>
              <w:ins w:author="Alessandra Tanda" w:id="33" w:date="2024-10-03T06:33:20Z">
                <w:sdt>
                  <w:sdtPr>
                    <w:tag w:val="goog_rdk_121"/>
                  </w:sdtPr>
                  <w:sdtContent>
                    <w:del w:author="Alessandra Tanda" w:id="32" w:date="2024-10-03T06:34:08Z">
                      <w:commentRangeEnd w:id="5"/>
                      <w:r w:rsidDel="00000000" w:rsidR="00000000" w:rsidRPr="00000000">
                        <w:commentReference w:id="5"/>
                      </w:r>
                      <w:commentRangeEnd w:id="6"/>
                      <w:r w:rsidDel="00000000" w:rsidR="00000000" w:rsidRPr="00000000">
                        <w:commentReference w:id="6"/>
                      </w:r>
                      <w:r w:rsidDel="00000000" w:rsidR="00000000" w:rsidRPr="00000000">
                        <w:rPr>
                          <w:rFonts w:ascii="Verdana" w:cs="Verdana" w:eastAsia="Verdana" w:hAnsi="Verdana"/>
                          <w:color w:val="434343"/>
                          <w:sz w:val="17"/>
                          <w:szCs w:val="17"/>
                          <w:rtl w:val="0"/>
                        </w:rPr>
                        <w:delText xml:space="preserve"> hereafter described.</w:delText>
                      </w:r>
                    </w:del>
                  </w:sdtContent>
                </w:sdt>
              </w:ins>
            </w:sdtContent>
          </w:sdt>
          <w:sdt>
            <w:sdtPr>
              <w:tag w:val="goog_rdk_122"/>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 follows:</w:delText>
                </w:r>
                <w:r w:rsidDel="00000000" w:rsidR="00000000" w:rsidRPr="00000000">
                  <w:rPr>
                    <w:rFonts w:ascii="Verdana" w:cs="Verdana" w:eastAsia="Verdana" w:hAnsi="Verdana"/>
                    <w:color w:val="434343"/>
                    <w:sz w:val="17"/>
                    <w:szCs w:val="17"/>
                    <w:rtl w:val="0"/>
                  </w:rPr>
                  <w:delText xml:space="preserve"> All activities are monitored and prioriti</w:delText>
                </w:r>
              </w:del>
            </w:sdtContent>
          </w:sdt>
          <w:sdt>
            <w:sdtPr>
              <w:tag w:val="goog_rdk_123"/>
            </w:sdtPr>
            <w:sdtContent>
              <w:ins w:author="Alessandra Tanda" w:id="34" w:date="2024-10-03T06:33:32Z">
                <w:sdt>
                  <w:sdtPr>
                    <w:tag w:val="goog_rdk_124"/>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s</w:delText>
                      </w:r>
                    </w:del>
                  </w:sdtContent>
                </w:sdt>
              </w:ins>
            </w:sdtContent>
          </w:sdt>
          <w:sdt>
            <w:sdtPr>
              <w:tag w:val="goog_rdk_125"/>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z</w:delText>
                </w:r>
                <w:r w:rsidDel="00000000" w:rsidR="00000000" w:rsidRPr="00000000">
                  <w:rPr>
                    <w:rFonts w:ascii="Verdana" w:cs="Verdana" w:eastAsia="Verdana" w:hAnsi="Verdana"/>
                    <w:color w:val="434343"/>
                    <w:sz w:val="17"/>
                    <w:szCs w:val="17"/>
                    <w:rtl w:val="0"/>
                  </w:rPr>
                  <w:delText xml:space="preserve">ed based on wide geographical inclusion and distribution across Europe:</w:delText>
                </w:r>
              </w:del>
            </w:sdtContent>
          </w:sdt>
        </w:p>
      </w:sdtContent>
    </w:sdt>
    <w:sdt>
      <w:sdtPr>
        <w:tag w:val="goog_rdk_128"/>
      </w:sdtPr>
      <w:sdtContent>
        <w:p w:rsidR="00000000" w:rsidDel="00000000" w:rsidP="00000000" w:rsidRDefault="00000000" w:rsidRPr="00000000" w14:paraId="00000014">
          <w:pPr>
            <w:numPr>
              <w:ilvl w:val="0"/>
              <w:numId w:val="2"/>
            </w:numPr>
            <w:shd w:fill="fcfcfc" w:val="clear"/>
            <w:spacing w:after="0" w:afterAutospacing="0" w:before="160" w:lineRule="auto"/>
            <w:ind w:left="720" w:hanging="360"/>
            <w:jc w:val="left"/>
            <w:rPr>
              <w:del w:author="Alessandra Tanda" w:id="32" w:date="2024-10-03T06:34:08Z"/>
              <w:color w:val="434343"/>
            </w:rPr>
          </w:pPr>
          <w:sdt>
            <w:sdtPr>
              <w:tag w:val="goog_rdk_127"/>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Our networking tools will reserve at least 50% of the funds for Young Researchers and Innovators.</w:delText>
                </w:r>
              </w:del>
            </w:sdtContent>
          </w:sdt>
        </w:p>
      </w:sdtContent>
    </w:sdt>
    <w:sdt>
      <w:sdtPr>
        <w:tag w:val="goog_rdk_142"/>
      </w:sdtPr>
      <w:sdtContent>
        <w:p w:rsidR="00000000" w:rsidDel="00000000" w:rsidP="00000000" w:rsidRDefault="00000000" w:rsidRPr="00000000" w14:paraId="00000015">
          <w:pPr>
            <w:numPr>
              <w:ilvl w:val="0"/>
              <w:numId w:val="2"/>
            </w:numPr>
            <w:shd w:fill="fcfcfc" w:val="clear"/>
            <w:spacing w:after="0" w:afterAutospacing="0" w:before="0" w:beforeAutospacing="0" w:lineRule="auto"/>
            <w:ind w:left="720" w:hanging="360"/>
            <w:jc w:val="left"/>
            <w:rPr>
              <w:del w:author="Alessandra Tanda" w:id="32" w:date="2024-10-03T06:34:08Z"/>
              <w:color w:val="434343"/>
            </w:rPr>
          </w:pPr>
          <w:sdt>
            <w:sdtPr>
              <w:tag w:val="goog_rdk_129"/>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Gender balance is one of our goals and w</w:delText>
                </w:r>
              </w:del>
            </w:sdtContent>
          </w:sdt>
          <w:sdt>
            <w:sdtPr>
              <w:tag w:val="goog_rdk_130"/>
            </w:sdtPr>
            <w:sdtContent>
              <w:ins w:author="Alessandra Tanda" w:id="35" w:date="2024-10-03T06:33:54Z">
                <w:sdt>
                  <w:sdtPr>
                    <w:tag w:val="goog_rdk_131"/>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W</w:delText>
                      </w:r>
                    </w:del>
                  </w:sdtContent>
                </w:sdt>
              </w:ins>
            </w:sdtContent>
          </w:sdt>
          <w:sdt>
            <w:sdtPr>
              <w:tag w:val="goog_rdk_132"/>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e will actively promote female participa</w:delText>
                </w:r>
              </w:del>
            </w:sdtContent>
          </w:sdt>
          <w:sdt>
            <w:sdtPr>
              <w:tag w:val="goog_rdk_133"/>
            </w:sdtPr>
            <w:sdtContent>
              <w:ins w:author="Alessandra Tanda" w:id="36" w:date="2024-10-03T06:34:03Z">
                <w:sdt>
                  <w:sdtPr>
                    <w:tag w:val="goog_rdk_134"/>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tion</w:delText>
                      </w:r>
                    </w:del>
                  </w:sdtContent>
                </w:sdt>
              </w:ins>
            </w:sdtContent>
          </w:sdt>
          <w:sdt>
            <w:sdtPr>
              <w:tag w:val="goog_rdk_135"/>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nt</w:delText>
                </w:r>
                <w:r w:rsidDel="00000000" w:rsidR="00000000" w:rsidRPr="00000000">
                  <w:rPr>
                    <w:rFonts w:ascii="Verdana" w:cs="Verdana" w:eastAsia="Verdana" w:hAnsi="Verdana"/>
                    <w:color w:val="434343"/>
                    <w:sz w:val="17"/>
                    <w:szCs w:val="17"/>
                    <w:rtl w:val="0"/>
                  </w:rPr>
                  <w:delText xml:space="preserve">s in all our activities</w:delText>
                </w:r>
              </w:del>
            </w:sdtContent>
          </w:sdt>
          <w:sdt>
            <w:sdtPr>
              <w:tag w:val="goog_rdk_136"/>
            </w:sdtPr>
            <w:sdtContent>
              <w:ins w:author="Alessandra Tanda" w:id="32" w:date="2024-10-03T06:34:08Z">
                <w:sdt>
                  <w:sdtPr>
                    <w:tag w:val="goog_rdk_137"/>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 in coherence with our explicit goal of gender balance</w:delText>
                      </w:r>
                    </w:del>
                  </w:sdtContent>
                </w:sdt>
              </w:ins>
            </w:sdtContent>
          </w:sdt>
          <w:sdt>
            <w:sdtPr>
              <w:tag w:val="goog_rdk_138"/>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 Preferences, given the same qualifications, will be given to </w:delText>
                </w:r>
                <w:r w:rsidDel="00000000" w:rsidR="00000000" w:rsidRPr="00000000">
                  <w:rPr>
                    <w:rFonts w:ascii="Verdana" w:cs="Verdana" w:eastAsia="Verdana" w:hAnsi="Verdana"/>
                    <w:color w:val="434343"/>
                    <w:sz w:val="17"/>
                    <w:szCs w:val="17"/>
                    <w:rtl w:val="0"/>
                  </w:rPr>
                  <w:delText xml:space="preserve">female </w:delText>
                </w:r>
                <w:r w:rsidDel="00000000" w:rsidR="00000000" w:rsidRPr="00000000">
                  <w:rPr>
                    <w:rFonts w:ascii="Verdana" w:cs="Verdana" w:eastAsia="Verdana" w:hAnsi="Verdana"/>
                    <w:color w:val="434343"/>
                    <w:sz w:val="17"/>
                    <w:szCs w:val="17"/>
                    <w:rtl w:val="0"/>
                  </w:rPr>
                  <w:delText xml:space="preserve">researchers</w:delText>
                </w:r>
              </w:del>
            </w:sdtContent>
          </w:sdt>
          <w:sdt>
            <w:sdtPr>
              <w:tag w:val="goog_rdk_139"/>
            </w:sdtPr>
            <w:sdtContent>
              <w:ins w:author="Alessandra Tanda" w:id="37" w:date="2024-10-03T06:34:36Z">
                <w:sdt>
                  <w:sdtPr>
                    <w:tag w:val="goog_rdk_140"/>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 of </w:delText>
                      </w:r>
                      <w:r w:rsidDel="00000000" w:rsidR="00000000" w:rsidRPr="00000000">
                        <w:rPr>
                          <w:rFonts w:ascii="Verdana" w:cs="Verdana" w:eastAsia="Verdana" w:hAnsi="Verdana"/>
                          <w:color w:val="434343"/>
                          <w:sz w:val="17"/>
                          <w:szCs w:val="17"/>
                          <w:rtl w:val="0"/>
                        </w:rPr>
                        <w:delText xml:space="preserve">the underrepresented gender</w:delText>
                      </w:r>
                    </w:del>
                  </w:sdtContent>
                </w:sdt>
              </w:ins>
            </w:sdtContent>
          </w:sdt>
          <w:sdt>
            <w:sdtPr>
              <w:tag w:val="goog_rdk_141"/>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 We currently have 46% female participants and actively aim to increase that to 50% throughout life-time of the Action.</w:delText>
                </w:r>
              </w:del>
            </w:sdtContent>
          </w:sdt>
        </w:p>
      </w:sdtContent>
    </w:sdt>
    <w:sdt>
      <w:sdtPr>
        <w:tag w:val="goog_rdk_160"/>
      </w:sdtPr>
      <w:sdtContent>
        <w:p w:rsidR="00000000" w:rsidDel="00000000" w:rsidP="00000000" w:rsidRDefault="00000000" w:rsidRPr="00000000" w14:paraId="00000016">
          <w:pPr>
            <w:numPr>
              <w:ilvl w:val="0"/>
              <w:numId w:val="2"/>
            </w:numPr>
            <w:shd w:fill="fcfcfc" w:val="clear"/>
            <w:spacing w:after="160" w:before="0" w:beforeAutospacing="0" w:lineRule="auto"/>
            <w:ind w:left="720" w:hanging="360"/>
            <w:jc w:val="left"/>
            <w:rPr>
              <w:del w:author="Alessandra Tanda" w:id="32" w:date="2024-10-03T06:34:08Z"/>
              <w:color w:val="434343"/>
            </w:rPr>
          </w:pPr>
          <w:sdt>
            <w:sdtPr>
              <w:tag w:val="goog_rdk_145"/>
            </w:sdtPr>
            <w:sdtContent>
              <w:ins w:author="Alessandra Tanda" w:id="38" w:date="2024-10-03T06:36:24Z">
                <w:sdt>
                  <w:sdtPr>
                    <w:tag w:val="goog_rdk_146"/>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We aim to have </w:delText>
                      </w:r>
                    </w:del>
                  </w:sdtContent>
                </w:sdt>
              </w:ins>
            </w:sdtContent>
          </w:sdt>
          <w:sdt>
            <w:sdtPr>
              <w:tag w:val="goog_rdk_147"/>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A</w:delText>
                </w:r>
              </w:del>
            </w:sdtContent>
          </w:sdt>
          <w:sdt>
            <w:sdtPr>
              <w:tag w:val="goog_rdk_148"/>
            </w:sdtPr>
            <w:sdtContent>
              <w:ins w:author="Alessandra Tanda" w:id="38" w:date="2024-10-03T06:36:24Z">
                <w:sdt>
                  <w:sdtPr>
                    <w:tag w:val="goog_rdk_149"/>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a</w:delText>
                      </w:r>
                    </w:del>
                  </w:sdtContent>
                </w:sdt>
              </w:ins>
            </w:sdtContent>
          </w:sdt>
          <w:sdt>
            <w:sdtPr>
              <w:tag w:val="goog_rdk_150"/>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ll ITCs </w:delText>
                </w:r>
              </w:del>
            </w:sdtContent>
          </w:sdt>
          <w:sdt>
            <w:sdtPr>
              <w:tag w:val="goog_rdk_151"/>
            </w:sdtPr>
            <w:sdtContent>
              <w:ins w:author="Alessandra Tanda" w:id="39" w:date="2024-10-03T06:36:31Z">
                <w:sdt>
                  <w:sdtPr>
                    <w:tag w:val="goog_rdk_152"/>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as</w:delText>
                      </w:r>
                    </w:del>
                  </w:sdtContent>
                </w:sdt>
              </w:ins>
            </w:sdtContent>
          </w:sdt>
          <w:sdt>
            <w:sdtPr>
              <w:tag w:val="goog_rdk_153"/>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will</w:delText>
                </w:r>
                <w:r w:rsidDel="00000000" w:rsidR="00000000" w:rsidRPr="00000000">
                  <w:rPr>
                    <w:rFonts w:ascii="Verdana" w:cs="Verdana" w:eastAsia="Verdana" w:hAnsi="Verdana"/>
                    <w:color w:val="434343"/>
                    <w:sz w:val="17"/>
                    <w:szCs w:val="17"/>
                    <w:rtl w:val="0"/>
                  </w:rPr>
                  <w:delText xml:space="preserve"> </w:delText>
                </w:r>
                <w:r w:rsidDel="00000000" w:rsidR="00000000" w:rsidRPr="00000000">
                  <w:rPr>
                    <w:rFonts w:ascii="Verdana" w:cs="Verdana" w:eastAsia="Verdana" w:hAnsi="Verdana"/>
                    <w:color w:val="434343"/>
                    <w:sz w:val="17"/>
                    <w:szCs w:val="17"/>
                    <w:rtl w:val="0"/>
                  </w:rPr>
                  <w:delText xml:space="preserve">be</w:delText>
                </w:r>
                <w:r w:rsidDel="00000000" w:rsidR="00000000" w:rsidRPr="00000000">
                  <w:rPr>
                    <w:rFonts w:ascii="Verdana" w:cs="Verdana" w:eastAsia="Verdana" w:hAnsi="Verdana"/>
                    <w:color w:val="434343"/>
                    <w:sz w:val="17"/>
                    <w:szCs w:val="17"/>
                    <w:rtl w:val="0"/>
                  </w:rPr>
                  <w:delText xml:space="preserve"> members of the Action and </w:delText>
                </w:r>
              </w:del>
            </w:sdtContent>
          </w:sdt>
          <w:sdt>
            <w:sdtPr>
              <w:tag w:val="goog_rdk_154"/>
            </w:sdtPr>
            <w:sdtContent>
              <w:ins w:author="Alessandra Tanda" w:id="40" w:date="2024-10-03T06:36:37Z">
                <w:sdt>
                  <w:sdtPr>
                    <w:tag w:val="goog_rdk_155"/>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to allocate at least 50% of </w:delText>
                      </w:r>
                    </w:del>
                  </w:sdtContent>
                </w:sdt>
              </w:ins>
            </w:sdtContent>
          </w:sdt>
          <w:sdt>
            <w:sdtPr>
              <w:tag w:val="goog_rdk_156"/>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funds </w:delText>
                </w:r>
              </w:del>
            </w:sdtContent>
          </w:sdt>
          <w:sdt>
            <w:sdtPr>
              <w:tag w:val="goog_rdk_157"/>
            </w:sdtPr>
            <w:sdtContent>
              <w:ins w:author="Alessandra Tanda" w:id="41" w:date="2024-10-03T06:36:48Z">
                <w:sdt>
                  <w:sdtPr>
                    <w:tag w:val="goog_rdk_158"/>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to ITCs.</w:delText>
                      </w:r>
                    </w:del>
                  </w:sdtContent>
                </w:sdt>
              </w:ins>
            </w:sdtContent>
          </w:sdt>
          <w:sdt>
            <w:sdtPr>
              <w:tag w:val="goog_rdk_159"/>
            </w:sdtPr>
            <w:sdtContent>
              <w:del w:author="Alessandra Tanda" w:id="32" w:date="2024-10-03T06:34:08Z">
                <w:r w:rsidDel="00000000" w:rsidR="00000000" w:rsidRPr="00000000">
                  <w:rPr>
                    <w:rFonts w:ascii="Verdana" w:cs="Verdana" w:eastAsia="Verdana" w:hAnsi="Verdana"/>
                    <w:color w:val="434343"/>
                    <w:sz w:val="17"/>
                    <w:szCs w:val="17"/>
                    <w:rtl w:val="0"/>
                  </w:rPr>
                  <w:delText xml:space="preserve">allocated will be at least 50%. </w:delText>
                </w:r>
                <w:r w:rsidDel="00000000" w:rsidR="00000000" w:rsidRPr="00000000">
                  <w:rPr>
                    <w:rtl w:val="0"/>
                  </w:rPr>
                </w:r>
              </w:del>
            </w:sdtContent>
          </w:sdt>
        </w:p>
      </w:sdtContent>
    </w:sdt>
    <w:p w:rsidR="00000000" w:rsidDel="00000000" w:rsidP="00000000" w:rsidRDefault="00000000" w:rsidRPr="00000000" w14:paraId="00000017">
      <w:pPr>
        <w:shd w:fill="fcfcfc" w:val="clear"/>
        <w:spacing w:after="160" w:before="160" w:lineRule="auto"/>
        <w:rPr>
          <w:rFonts w:ascii="Verdana" w:cs="Verdana" w:eastAsia="Verdana" w:hAnsi="Verdana"/>
          <w:b w:val="1"/>
          <w:color w:val="434343"/>
          <w:sz w:val="17"/>
          <w:szCs w:val="17"/>
        </w:rPr>
      </w:pPr>
      <w:r w:rsidDel="00000000" w:rsidR="00000000" w:rsidRPr="00000000">
        <w:rPr>
          <w:rFonts w:ascii="Verdana" w:cs="Verdana" w:eastAsia="Verdana" w:hAnsi="Verdana"/>
          <w:b w:val="1"/>
          <w:color w:val="434343"/>
          <w:sz w:val="17"/>
          <w:szCs w:val="17"/>
          <w:rtl w:val="0"/>
        </w:rPr>
        <w:t xml:space="preserve">2. Participation of non-COST Countries and Specific Organisations:</w:t>
      </w:r>
    </w:p>
    <w:p w:rsidR="00000000" w:rsidDel="00000000" w:rsidP="00000000" w:rsidRDefault="00000000" w:rsidRPr="00000000" w14:paraId="00000018">
      <w:pPr>
        <w:shd w:fill="fcfcfc" w:val="clear"/>
        <w:spacing w:after="160" w:before="160" w:lineRule="auto"/>
        <w:rPr>
          <w:rFonts w:ascii="Verdana" w:cs="Verdana" w:eastAsia="Verdana" w:hAnsi="Verdana"/>
          <w:color w:val="434343"/>
          <w:sz w:val="17"/>
          <w:szCs w:val="17"/>
        </w:rPr>
      </w:pPr>
      <w:r w:rsidDel="00000000" w:rsidR="00000000" w:rsidRPr="00000000">
        <w:rPr>
          <w:rFonts w:ascii="Verdana" w:cs="Verdana" w:eastAsia="Verdana" w:hAnsi="Verdana"/>
          <w:color w:val="434343"/>
          <w:sz w:val="17"/>
          <w:szCs w:val="17"/>
          <w:rtl w:val="0"/>
        </w:rPr>
        <w:t xml:space="preserve">During the proposal phase, we </w:t>
      </w:r>
      <w:sdt>
        <w:sdtPr>
          <w:tag w:val="goog_rdk_161"/>
        </w:sdtPr>
        <w:sdtContent>
          <w:del w:author="Fred S. B." w:id="42" w:date="2024-10-08T10:13:15Z">
            <w:r w:rsidDel="00000000" w:rsidR="00000000" w:rsidRPr="00000000">
              <w:rPr>
                <w:rFonts w:ascii="Verdana" w:cs="Verdana" w:eastAsia="Verdana" w:hAnsi="Verdana"/>
                <w:color w:val="434343"/>
                <w:sz w:val="17"/>
                <w:szCs w:val="17"/>
                <w:rtl w:val="0"/>
              </w:rPr>
              <w:delText xml:space="preserve">have </w:delText>
            </w:r>
          </w:del>
        </w:sdtContent>
      </w:sdt>
      <w:r w:rsidDel="00000000" w:rsidR="00000000" w:rsidRPr="00000000">
        <w:rPr>
          <w:rFonts w:ascii="Verdana" w:cs="Verdana" w:eastAsia="Verdana" w:hAnsi="Verdana"/>
          <w:color w:val="434343"/>
          <w:sz w:val="17"/>
          <w:szCs w:val="17"/>
          <w:rtl w:val="0"/>
        </w:rPr>
        <w:t xml:space="preserve">focused on including COST countries</w:t>
      </w:r>
      <w:sdt>
        <w:sdtPr>
          <w:tag w:val="goog_rdk_162"/>
        </w:sdtPr>
        <w:sdtContent>
          <w:ins w:author="Fred S. B." w:id="43" w:date="2024-10-08T10:13:20Z">
            <w:r w:rsidDel="00000000" w:rsidR="00000000" w:rsidRPr="00000000">
              <w:rPr>
                <w:rFonts w:ascii="Verdana" w:cs="Verdana" w:eastAsia="Verdana" w:hAnsi="Verdana"/>
                <w:color w:val="434343"/>
                <w:sz w:val="17"/>
                <w:szCs w:val="17"/>
                <w:rtl w:val="0"/>
              </w:rPr>
              <w:t xml:space="preserve"> and now</w:t>
            </w:r>
          </w:ins>
        </w:sdtContent>
      </w:sdt>
      <w:sdt>
        <w:sdtPr>
          <w:tag w:val="goog_rdk_163"/>
        </w:sdtPr>
        <w:sdtContent>
          <w:del w:author="Fred S. B." w:id="43" w:date="2024-10-08T10:13:20Z">
            <w:r w:rsidDel="00000000" w:rsidR="00000000" w:rsidRPr="00000000">
              <w:rPr>
                <w:rFonts w:ascii="Verdana" w:cs="Verdana" w:eastAsia="Verdana" w:hAnsi="Verdana"/>
                <w:color w:val="434343"/>
                <w:sz w:val="17"/>
                <w:szCs w:val="17"/>
                <w:rtl w:val="0"/>
              </w:rPr>
              <w:delText xml:space="preserve">, where we now </w:delText>
            </w:r>
          </w:del>
        </w:sdtContent>
      </w:sdt>
      <w:r w:rsidDel="00000000" w:rsidR="00000000" w:rsidRPr="00000000">
        <w:rPr>
          <w:rFonts w:ascii="Verdana" w:cs="Verdana" w:eastAsia="Verdana" w:hAnsi="Verdana"/>
          <w:color w:val="434343"/>
          <w:sz w:val="17"/>
          <w:szCs w:val="17"/>
          <w:rtl w:val="0"/>
        </w:rPr>
        <w:t xml:space="preserve">have almost all of the</w:t>
      </w:r>
      <w:sdt>
        <w:sdtPr>
          <w:tag w:val="goog_rdk_164"/>
        </w:sdtPr>
        <w:sdtContent>
          <w:ins w:author="Fred S. B." w:id="44" w:date="2024-10-08T10:13:37Z">
            <w:r w:rsidDel="00000000" w:rsidR="00000000" w:rsidRPr="00000000">
              <w:rPr>
                <w:rFonts w:ascii="Verdana" w:cs="Verdana" w:eastAsia="Verdana" w:hAnsi="Verdana"/>
                <w:color w:val="434343"/>
                <w:sz w:val="17"/>
                <w:szCs w:val="17"/>
                <w:rtl w:val="0"/>
              </w:rPr>
              <w:t xml:space="preserve">m</w:t>
            </w:r>
          </w:ins>
        </w:sdtContent>
      </w:sdt>
      <w:r w:rsidDel="00000000" w:rsidR="00000000" w:rsidRPr="00000000">
        <w:rPr>
          <w:rFonts w:ascii="Verdana" w:cs="Verdana" w:eastAsia="Verdana" w:hAnsi="Verdana"/>
          <w:color w:val="434343"/>
          <w:sz w:val="17"/>
          <w:szCs w:val="17"/>
          <w:rtl w:val="0"/>
        </w:rPr>
        <w:t xml:space="preserve"> </w:t>
      </w:r>
      <w:sdt>
        <w:sdtPr>
          <w:tag w:val="goog_rdk_165"/>
        </w:sdtPr>
        <w:sdtContent>
          <w:del w:author="Fred S. B." w:id="45" w:date="2024-10-08T10:13:39Z">
            <w:r w:rsidDel="00000000" w:rsidR="00000000" w:rsidRPr="00000000">
              <w:rPr>
                <w:rFonts w:ascii="Verdana" w:cs="Verdana" w:eastAsia="Verdana" w:hAnsi="Verdana"/>
                <w:color w:val="434343"/>
                <w:sz w:val="17"/>
                <w:szCs w:val="17"/>
                <w:rtl w:val="0"/>
              </w:rPr>
              <w:delText xml:space="preserve">COST countries included </w:delText>
            </w:r>
          </w:del>
        </w:sdtContent>
      </w:sdt>
      <w:r w:rsidDel="00000000" w:rsidR="00000000" w:rsidRPr="00000000">
        <w:rPr>
          <w:rFonts w:ascii="Verdana" w:cs="Verdana" w:eastAsia="Verdana" w:hAnsi="Verdana"/>
          <w:color w:val="434343"/>
          <w:sz w:val="17"/>
          <w:szCs w:val="17"/>
          <w:rtl w:val="0"/>
        </w:rPr>
        <w:t xml:space="preserve">in our network. We have five </w:t>
      </w:r>
      <w:sdt>
        <w:sdtPr>
          <w:tag w:val="goog_rdk_166"/>
        </w:sdtPr>
        <w:sdtContent>
          <w:ins w:author="Fred S. B." w:id="46" w:date="2024-10-08T10:13:45Z">
            <w:r w:rsidDel="00000000" w:rsidR="00000000" w:rsidRPr="00000000">
              <w:rPr>
                <w:rFonts w:ascii="Verdana" w:cs="Verdana" w:eastAsia="Verdana" w:hAnsi="Verdana"/>
                <w:color w:val="434343"/>
                <w:sz w:val="17"/>
                <w:szCs w:val="17"/>
                <w:rtl w:val="0"/>
              </w:rPr>
              <w:t xml:space="preserve">N</w:t>
            </w:r>
          </w:ins>
        </w:sdtContent>
      </w:sdt>
      <w:sdt>
        <w:sdtPr>
          <w:tag w:val="goog_rdk_167"/>
        </w:sdtPr>
        <w:sdtContent>
          <w:del w:author="Fred S. B." w:id="46" w:date="2024-10-08T10:13:45Z">
            <w:r w:rsidDel="00000000" w:rsidR="00000000" w:rsidRPr="00000000">
              <w:rPr>
                <w:rFonts w:ascii="Verdana" w:cs="Verdana" w:eastAsia="Verdana" w:hAnsi="Verdana"/>
                <w:color w:val="434343"/>
                <w:sz w:val="17"/>
                <w:szCs w:val="17"/>
                <w:rtl w:val="0"/>
              </w:rPr>
              <w:delText xml:space="preserve">n</w:delText>
            </w:r>
          </w:del>
        </w:sdtContent>
      </w:sdt>
      <w:r w:rsidDel="00000000" w:rsidR="00000000" w:rsidRPr="00000000">
        <w:rPr>
          <w:rFonts w:ascii="Verdana" w:cs="Verdana" w:eastAsia="Verdana" w:hAnsi="Verdana"/>
          <w:color w:val="434343"/>
          <w:sz w:val="17"/>
          <w:szCs w:val="17"/>
          <w:rtl w:val="0"/>
        </w:rPr>
        <w:t xml:space="preserve">ear-</w:t>
      </w:r>
      <w:sdt>
        <w:sdtPr>
          <w:tag w:val="goog_rdk_168"/>
        </w:sdtPr>
        <w:sdtContent>
          <w:ins w:author="Fred S. B." w:id="47" w:date="2024-10-08T10:13:47Z">
            <w:r w:rsidDel="00000000" w:rsidR="00000000" w:rsidRPr="00000000">
              <w:rPr>
                <w:rFonts w:ascii="Verdana" w:cs="Verdana" w:eastAsia="Verdana" w:hAnsi="Verdana"/>
                <w:color w:val="434343"/>
                <w:sz w:val="17"/>
                <w:szCs w:val="17"/>
                <w:rtl w:val="0"/>
              </w:rPr>
              <w:t xml:space="preserve">N</w:t>
            </w:r>
          </w:ins>
        </w:sdtContent>
      </w:sdt>
      <w:sdt>
        <w:sdtPr>
          <w:tag w:val="goog_rdk_169"/>
        </w:sdtPr>
        <w:sdtContent>
          <w:del w:author="Fred S. B." w:id="47" w:date="2024-10-08T10:13:47Z">
            <w:r w:rsidDel="00000000" w:rsidR="00000000" w:rsidRPr="00000000">
              <w:rPr>
                <w:rFonts w:ascii="Verdana" w:cs="Verdana" w:eastAsia="Verdana" w:hAnsi="Verdana"/>
                <w:color w:val="434343"/>
                <w:sz w:val="17"/>
                <w:szCs w:val="17"/>
                <w:rtl w:val="0"/>
              </w:rPr>
              <w:delText xml:space="preserve">n</w:delText>
            </w:r>
          </w:del>
        </w:sdtContent>
      </w:sdt>
      <w:r w:rsidDel="00000000" w:rsidR="00000000" w:rsidRPr="00000000">
        <w:rPr>
          <w:rFonts w:ascii="Verdana" w:cs="Verdana" w:eastAsia="Verdana" w:hAnsi="Verdana"/>
          <w:color w:val="434343"/>
          <w:sz w:val="17"/>
          <w:szCs w:val="17"/>
          <w:rtl w:val="0"/>
        </w:rPr>
        <w:t xml:space="preserve">eighbouring </w:t>
      </w:r>
      <w:sdt>
        <w:sdtPr>
          <w:tag w:val="goog_rdk_170"/>
        </w:sdtPr>
        <w:sdtContent>
          <w:del w:author="Fred S. B." w:id="48" w:date="2024-10-08T10:13:50Z">
            <w:r w:rsidDel="00000000" w:rsidR="00000000" w:rsidRPr="00000000">
              <w:rPr>
                <w:rFonts w:ascii="Verdana" w:cs="Verdana" w:eastAsia="Verdana" w:hAnsi="Verdana"/>
                <w:color w:val="434343"/>
                <w:sz w:val="17"/>
                <w:szCs w:val="17"/>
                <w:rtl w:val="0"/>
              </w:rPr>
              <w:delText xml:space="preserve">c</w:delText>
            </w:r>
          </w:del>
        </w:sdtContent>
      </w:sdt>
      <w:sdt>
        <w:sdtPr>
          <w:tag w:val="goog_rdk_171"/>
        </w:sdtPr>
        <w:sdtContent>
          <w:ins w:author="Fred S. B." w:id="48" w:date="2024-10-08T10:13:50Z">
            <w:r w:rsidDel="00000000" w:rsidR="00000000" w:rsidRPr="00000000">
              <w:rPr>
                <w:rFonts w:ascii="Verdana" w:cs="Verdana" w:eastAsia="Verdana" w:hAnsi="Verdana"/>
                <w:color w:val="434343"/>
                <w:sz w:val="17"/>
                <w:szCs w:val="17"/>
                <w:rtl w:val="0"/>
              </w:rPr>
              <w:t xml:space="preserve">C</w:t>
            </w:r>
          </w:ins>
        </w:sdtContent>
      </w:sdt>
      <w:r w:rsidDel="00000000" w:rsidR="00000000" w:rsidRPr="00000000">
        <w:rPr>
          <w:rFonts w:ascii="Verdana" w:cs="Verdana" w:eastAsia="Verdana" w:hAnsi="Verdana"/>
          <w:color w:val="434343"/>
          <w:sz w:val="17"/>
          <w:szCs w:val="17"/>
          <w:rtl w:val="0"/>
        </w:rPr>
        <w:t xml:space="preserve">ountries and five international partners involved, among </w:t>
      </w:r>
      <w:sdt>
        <w:sdtPr>
          <w:tag w:val="goog_rdk_172"/>
        </w:sdtPr>
        <w:sdtContent>
          <w:ins w:author="Fred S. B." w:id="49" w:date="2024-10-08T10:14:03Z">
            <w:r w:rsidDel="00000000" w:rsidR="00000000" w:rsidRPr="00000000">
              <w:rPr>
                <w:rFonts w:ascii="Verdana" w:cs="Verdana" w:eastAsia="Verdana" w:hAnsi="Verdana"/>
                <w:color w:val="434343"/>
                <w:sz w:val="17"/>
                <w:szCs w:val="17"/>
                <w:rtl w:val="0"/>
              </w:rPr>
              <w:t xml:space="preserve">which</w:t>
            </w:r>
          </w:ins>
        </w:sdtContent>
      </w:sdt>
      <w:r w:rsidDel="00000000" w:rsidR="00000000" w:rsidRPr="00000000">
        <w:rPr>
          <w:rFonts w:ascii="Verdana" w:cs="Verdana" w:eastAsia="Verdana" w:hAnsi="Verdana"/>
          <w:color w:val="434343"/>
          <w:sz w:val="17"/>
          <w:szCs w:val="17"/>
          <w:rtl w:val="0"/>
        </w:rPr>
        <w:t xml:space="preserve"> </w:t>
      </w:r>
      <w:sdt>
        <w:sdtPr>
          <w:tag w:val="goog_rdk_173"/>
        </w:sdtPr>
        <w:sdtContent>
          <w:del w:author="Fred S. B." w:id="49" w:date="2024-10-08T10:14:03Z">
            <w:r w:rsidDel="00000000" w:rsidR="00000000" w:rsidRPr="00000000">
              <w:rPr>
                <w:rFonts w:ascii="Verdana" w:cs="Verdana" w:eastAsia="Verdana" w:hAnsi="Verdana"/>
                <w:color w:val="434343"/>
                <w:sz w:val="17"/>
                <w:szCs w:val="17"/>
                <w:rtl w:val="0"/>
              </w:rPr>
              <w:delText xml:space="preserve">them the </w:delText>
            </w:r>
          </w:del>
        </w:sdtContent>
      </w:sdt>
      <w:sdt>
        <w:sdtPr>
          <w:tag w:val="goog_rdk_174"/>
        </w:sdtPr>
        <w:sdtContent>
          <w:ins w:author="Fred S. B." w:id="49" w:date="2024-10-08T10:14:03Z">
            <w:r w:rsidDel="00000000" w:rsidR="00000000" w:rsidRPr="00000000">
              <w:rPr>
                <w:rFonts w:ascii="Verdana" w:cs="Verdana" w:eastAsia="Verdana" w:hAnsi="Verdana"/>
                <w:color w:val="434343"/>
                <w:sz w:val="17"/>
                <w:szCs w:val="17"/>
                <w:rtl w:val="0"/>
              </w:rPr>
              <w:t xml:space="preserve">some of the </w:t>
            </w:r>
          </w:ins>
        </w:sdtContent>
      </w:sdt>
      <w:r w:rsidDel="00000000" w:rsidR="00000000" w:rsidRPr="00000000">
        <w:rPr>
          <w:rFonts w:ascii="Verdana" w:cs="Verdana" w:eastAsia="Verdana" w:hAnsi="Verdana"/>
          <w:color w:val="434343"/>
          <w:sz w:val="17"/>
          <w:szCs w:val="17"/>
          <w:rtl w:val="0"/>
        </w:rPr>
        <w:t xml:space="preserve">top finance centres globally. One of the first goals of the Action will be to target additional non-COST countries and include them in our network, within the Rules for Participation of Non-COST countries and Specific Organisations and the COST Annotated Rules. To include specific organisations, we will </w:t>
      </w:r>
      <w:sdt>
        <w:sdtPr>
          <w:tag w:val="goog_rdk_175"/>
        </w:sdtPr>
        <w:sdtContent>
          <w:ins w:author="Fred S. B." w:id="50" w:date="2024-10-08T10:14:37Z">
            <w:r w:rsidDel="00000000" w:rsidR="00000000" w:rsidRPr="00000000">
              <w:rPr>
                <w:rFonts w:ascii="Verdana" w:cs="Verdana" w:eastAsia="Verdana" w:hAnsi="Verdana"/>
                <w:color w:val="434343"/>
                <w:sz w:val="17"/>
                <w:szCs w:val="17"/>
                <w:rtl w:val="0"/>
              </w:rPr>
              <w:t xml:space="preserve">leverage </w:t>
            </w:r>
          </w:ins>
        </w:sdtContent>
      </w:sdt>
      <w:sdt>
        <w:sdtPr>
          <w:tag w:val="goog_rdk_176"/>
        </w:sdtPr>
        <w:sdtContent>
          <w:del w:author="Fred S. B." w:id="50" w:date="2024-10-08T10:14:37Z">
            <w:r w:rsidDel="00000000" w:rsidR="00000000" w:rsidRPr="00000000">
              <w:rPr>
                <w:rFonts w:ascii="Verdana" w:cs="Verdana" w:eastAsia="Verdana" w:hAnsi="Verdana"/>
                <w:color w:val="434343"/>
                <w:sz w:val="17"/>
                <w:szCs w:val="17"/>
                <w:rtl w:val="0"/>
              </w:rPr>
              <w:delText xml:space="preserve">draw on </w:delText>
            </w:r>
          </w:del>
        </w:sdtContent>
      </w:sdt>
      <w:r w:rsidDel="00000000" w:rsidR="00000000" w:rsidRPr="00000000">
        <w:rPr>
          <w:rFonts w:ascii="Verdana" w:cs="Verdana" w:eastAsia="Verdana" w:hAnsi="Verdana"/>
          <w:color w:val="434343"/>
          <w:sz w:val="17"/>
          <w:szCs w:val="17"/>
          <w:rtl w:val="0"/>
        </w:rPr>
        <w:t xml:space="preserve">the network of our proposers, who themselves are in contact with a substantial number of them.  </w:t>
      </w:r>
    </w:p>
    <w:p w:rsidR="00000000" w:rsidDel="00000000" w:rsidP="00000000" w:rsidRDefault="00000000" w:rsidRPr="00000000" w14:paraId="00000019">
      <w:pPr>
        <w:shd w:fill="fcfcfc" w:val="clear"/>
        <w:spacing w:after="160" w:before="160" w:lineRule="auto"/>
        <w:rPr>
          <w:rFonts w:ascii="Verdana" w:cs="Verdana" w:eastAsia="Verdana" w:hAnsi="Verdana"/>
          <w:b w:val="1"/>
          <w:color w:val="434343"/>
          <w:sz w:val="17"/>
          <w:szCs w:val="17"/>
        </w:rPr>
      </w:pPr>
      <w:r w:rsidDel="00000000" w:rsidR="00000000" w:rsidRPr="00000000">
        <w:rPr>
          <w:rFonts w:ascii="Verdana" w:cs="Verdana" w:eastAsia="Verdana" w:hAnsi="Verdana"/>
          <w:b w:val="1"/>
          <w:color w:val="434343"/>
          <w:sz w:val="17"/>
          <w:szCs w:val="17"/>
          <w:rtl w:val="0"/>
        </w:rPr>
        <w:t xml:space="preserve">3. Collaborations between different stakeholders</w:t>
      </w:r>
    </w:p>
    <w:p w:rsidR="00000000" w:rsidDel="00000000" w:rsidP="00000000" w:rsidRDefault="00000000" w:rsidRPr="00000000" w14:paraId="0000001A">
      <w:pPr>
        <w:shd w:fill="fcfcfc" w:val="clear"/>
        <w:spacing w:after="160" w:before="160" w:lineRule="auto"/>
        <w:rPr>
          <w:rFonts w:ascii="Verdana" w:cs="Verdana" w:eastAsia="Verdana" w:hAnsi="Verdana"/>
          <w:color w:val="434343"/>
          <w:sz w:val="17"/>
          <w:szCs w:val="17"/>
        </w:rPr>
      </w:pPr>
      <w:r w:rsidDel="00000000" w:rsidR="00000000" w:rsidRPr="00000000">
        <w:rPr>
          <w:rFonts w:ascii="Verdana" w:cs="Verdana" w:eastAsia="Verdana" w:hAnsi="Verdana"/>
          <w:color w:val="434343"/>
          <w:sz w:val="17"/>
          <w:szCs w:val="17"/>
          <w:rtl w:val="0"/>
        </w:rPr>
        <w:t xml:space="preserve">One of the main objectives of our Action is to enable fruitful collaborations between researchers, </w:t>
      </w:r>
      <w:sdt>
        <w:sdtPr>
          <w:tag w:val="goog_rdk_177"/>
        </w:sdtPr>
        <w:sdtContent>
          <w:del w:author="Alessandra Tanda" w:id="51" w:date="2024-10-03T06:39:07Z">
            <w:r w:rsidDel="00000000" w:rsidR="00000000" w:rsidRPr="00000000">
              <w:rPr>
                <w:rFonts w:ascii="Verdana" w:cs="Verdana" w:eastAsia="Verdana" w:hAnsi="Verdana"/>
                <w:color w:val="434343"/>
                <w:sz w:val="17"/>
                <w:szCs w:val="17"/>
                <w:rtl w:val="0"/>
              </w:rPr>
              <w:delText xml:space="preserve">engineers,</w:delText>
            </w:r>
          </w:del>
        </w:sdtContent>
      </w:sdt>
      <w:r w:rsidDel="00000000" w:rsidR="00000000" w:rsidRPr="00000000">
        <w:rPr>
          <w:rFonts w:ascii="Verdana" w:cs="Verdana" w:eastAsia="Verdana" w:hAnsi="Verdana"/>
          <w:color w:val="434343"/>
          <w:sz w:val="17"/>
          <w:szCs w:val="17"/>
          <w:rtl w:val="0"/>
        </w:rPr>
        <w:t xml:space="preserve"> scholars</w:t>
      </w:r>
      <w:sdt>
        <w:sdtPr>
          <w:tag w:val="goog_rdk_178"/>
        </w:sdtPr>
        <w:sdtContent>
          <w:ins w:author="Alessandra Tanda" w:id="52" w:date="2024-10-03T06:39:19Z">
            <w:r w:rsidDel="00000000" w:rsidR="00000000" w:rsidRPr="00000000">
              <w:rPr>
                <w:rFonts w:ascii="Verdana" w:cs="Verdana" w:eastAsia="Verdana" w:hAnsi="Verdana"/>
                <w:color w:val="434343"/>
                <w:sz w:val="17"/>
                <w:szCs w:val="17"/>
                <w:rtl w:val="0"/>
              </w:rPr>
              <w:t xml:space="preserve">, industry members</w:t>
            </w:r>
          </w:ins>
        </w:sdtContent>
      </w:sdt>
      <w:r w:rsidDel="00000000" w:rsidR="00000000" w:rsidRPr="00000000">
        <w:rPr>
          <w:rFonts w:ascii="Verdana" w:cs="Verdana" w:eastAsia="Verdana" w:hAnsi="Verdana"/>
          <w:color w:val="434343"/>
          <w:sz w:val="17"/>
          <w:szCs w:val="17"/>
          <w:rtl w:val="0"/>
        </w:rPr>
        <w:t xml:space="preserve"> and other stakeholders </w:t>
      </w:r>
      <w:sdt>
        <w:sdtPr>
          <w:tag w:val="goog_rdk_179"/>
        </w:sdtPr>
        <w:sdtContent>
          <w:del w:author="Alessandra Tanda" w:id="53" w:date="2024-10-03T06:39:29Z">
            <w:r w:rsidDel="00000000" w:rsidR="00000000" w:rsidRPr="00000000">
              <w:rPr>
                <w:rFonts w:ascii="Verdana" w:cs="Verdana" w:eastAsia="Verdana" w:hAnsi="Verdana"/>
                <w:color w:val="434343"/>
                <w:sz w:val="17"/>
                <w:szCs w:val="17"/>
                <w:rtl w:val="0"/>
              </w:rPr>
              <w:delText xml:space="preserve">and business </w:delText>
            </w:r>
          </w:del>
        </w:sdtContent>
      </w:sdt>
      <w:r w:rsidDel="00000000" w:rsidR="00000000" w:rsidRPr="00000000">
        <w:rPr>
          <w:rFonts w:ascii="Verdana" w:cs="Verdana" w:eastAsia="Verdana" w:hAnsi="Verdana"/>
          <w:color w:val="434343"/>
          <w:sz w:val="17"/>
          <w:szCs w:val="17"/>
          <w:rtl w:val="0"/>
        </w:rPr>
        <w:t xml:space="preserve">by providing a</w:t>
      </w:r>
      <w:sdt>
        <w:sdtPr>
          <w:tag w:val="goog_rdk_180"/>
        </w:sdtPr>
        <w:sdtContent>
          <w:ins w:author="Alessandra Tanda" w:id="54" w:date="2024-10-03T06:39:38Z">
            <w:r w:rsidDel="00000000" w:rsidR="00000000" w:rsidRPr="00000000">
              <w:rPr>
                <w:rFonts w:ascii="Verdana" w:cs="Verdana" w:eastAsia="Verdana" w:hAnsi="Verdana"/>
                <w:color w:val="434343"/>
                <w:sz w:val="17"/>
                <w:szCs w:val="17"/>
                <w:rtl w:val="0"/>
              </w:rPr>
              <w:t xml:space="preserve">n effective </w:t>
            </w:r>
          </w:ins>
        </w:sdtContent>
      </w:sdt>
      <w:sdt>
        <w:sdtPr>
          <w:tag w:val="goog_rdk_181"/>
        </w:sdtPr>
        <w:sdtContent>
          <w:del w:author="Alessandra Tanda" w:id="54" w:date="2024-10-03T06:39:38Z">
            <w:r w:rsidDel="00000000" w:rsidR="00000000" w:rsidRPr="00000000">
              <w:rPr>
                <w:rFonts w:ascii="Verdana" w:cs="Verdana" w:eastAsia="Verdana" w:hAnsi="Verdana"/>
                <w:color w:val="434343"/>
                <w:sz w:val="17"/>
                <w:szCs w:val="17"/>
                <w:rtl w:val="0"/>
              </w:rPr>
              <w:delText xml:space="preserve"> natural </w:delText>
            </w:r>
          </w:del>
        </w:sdtContent>
      </w:sdt>
      <w:sdt>
        <w:sdtPr>
          <w:tag w:val="goog_rdk_182"/>
        </w:sdtPr>
        <w:sdtContent>
          <w:commentRangeStart w:id="7"/>
        </w:sdtContent>
      </w:sdt>
      <w:sdt>
        <w:sdtPr>
          <w:tag w:val="goog_rdk_183"/>
        </w:sdtPr>
        <w:sdtContent>
          <w:commentRangeStart w:id="8"/>
        </w:sdtContent>
      </w:sdt>
      <w:r w:rsidDel="00000000" w:rsidR="00000000" w:rsidRPr="00000000">
        <w:rPr>
          <w:rFonts w:ascii="Verdana" w:cs="Verdana" w:eastAsia="Verdana" w:hAnsi="Verdana"/>
          <w:color w:val="434343"/>
          <w:sz w:val="17"/>
          <w:szCs w:val="17"/>
          <w:rtl w:val="0"/>
        </w:rPr>
        <w:t xml:space="preserve">platform </w:t>
      </w:r>
      <w:commentRangeEnd w:id="7"/>
      <w:r w:rsidDel="00000000" w:rsidR="00000000" w:rsidRPr="00000000">
        <w:commentReference w:id="7"/>
      </w:r>
      <w:commentRangeEnd w:id="8"/>
      <w:r w:rsidDel="00000000" w:rsidR="00000000" w:rsidRPr="00000000">
        <w:commentReference w:id="8"/>
      </w:r>
      <w:r w:rsidDel="00000000" w:rsidR="00000000" w:rsidRPr="00000000">
        <w:rPr>
          <w:rFonts w:ascii="Verdana" w:cs="Verdana" w:eastAsia="Verdana" w:hAnsi="Verdana"/>
          <w:color w:val="434343"/>
          <w:sz w:val="17"/>
          <w:szCs w:val="17"/>
          <w:rtl w:val="0"/>
        </w:rPr>
        <w:t xml:space="preserve">for them to meet and build mutual trust. In the inaugural MC meeting, we will set up a Stakeholder Committee </w:t>
      </w:r>
      <w:sdt>
        <w:sdtPr>
          <w:tag w:val="goog_rdk_184"/>
        </w:sdtPr>
        <w:sdtContent>
          <w:ins w:author="Fred S. B." w:id="55" w:date="2024-10-08T10:15:42Z">
            <w:r w:rsidDel="00000000" w:rsidR="00000000" w:rsidRPr="00000000">
              <w:rPr>
                <w:rFonts w:ascii="Verdana" w:cs="Verdana" w:eastAsia="Verdana" w:hAnsi="Verdana"/>
                <w:color w:val="434343"/>
                <w:sz w:val="17"/>
                <w:szCs w:val="17"/>
                <w:rtl w:val="0"/>
              </w:rPr>
              <w:t xml:space="preserve">to draft </w:t>
            </w:r>
          </w:ins>
        </w:sdtContent>
      </w:sdt>
      <w:sdt>
        <w:sdtPr>
          <w:tag w:val="goog_rdk_185"/>
        </w:sdtPr>
        <w:sdtContent>
          <w:ins w:author="Alessandra Tanda" w:id="56" w:date="2024-10-03T06:40:53Z">
            <w:sdt>
              <w:sdtPr>
                <w:tag w:val="goog_rdk_186"/>
              </w:sdtPr>
              <w:sdtContent>
                <w:del w:author="Fred S. B." w:id="55" w:date="2024-10-08T10:15:42Z">
                  <w:r w:rsidDel="00000000" w:rsidR="00000000" w:rsidRPr="00000000">
                    <w:rPr>
                      <w:rFonts w:ascii="Verdana" w:cs="Verdana" w:eastAsia="Verdana" w:hAnsi="Verdana"/>
                      <w:color w:val="434343"/>
                      <w:sz w:val="17"/>
                      <w:szCs w:val="17"/>
                      <w:rtl w:val="0"/>
                    </w:rPr>
                    <w:delText xml:space="preserve">that will </w:delText>
                  </w:r>
                </w:del>
              </w:sdtContent>
            </w:sdt>
          </w:ins>
        </w:sdtContent>
      </w:sdt>
      <w:sdt>
        <w:sdtPr>
          <w:tag w:val="goog_rdk_187"/>
        </w:sdtPr>
        <w:sdtContent>
          <w:del w:author="Fred S. B." w:id="55" w:date="2024-10-08T10:15:42Z">
            <w:r w:rsidDel="00000000" w:rsidR="00000000" w:rsidRPr="00000000">
              <w:rPr>
                <w:rFonts w:ascii="Verdana" w:cs="Verdana" w:eastAsia="Verdana" w:hAnsi="Verdana"/>
                <w:color w:val="434343"/>
                <w:sz w:val="17"/>
                <w:szCs w:val="17"/>
                <w:rtl w:val="0"/>
              </w:rPr>
              <w:delText xml:space="preserve">with the first to</w:delText>
            </w:r>
          </w:del>
        </w:sdtContent>
      </w:sdt>
      <w:r w:rsidDel="00000000" w:rsidR="00000000" w:rsidRPr="00000000">
        <w:rPr>
          <w:rFonts w:ascii="Verdana" w:cs="Verdana" w:eastAsia="Verdana" w:hAnsi="Verdana"/>
          <w:color w:val="434343"/>
          <w:sz w:val="17"/>
          <w:szCs w:val="17"/>
          <w:rtl w:val="0"/>
        </w:rPr>
        <w:t xml:space="preserve"> </w:t>
      </w:r>
      <w:sdt>
        <w:sdtPr>
          <w:tag w:val="goog_rdk_188"/>
        </w:sdtPr>
        <w:sdtContent>
          <w:del w:author="Fred S. B." w:id="57" w:date="2024-10-08T10:15:46Z">
            <w:r w:rsidDel="00000000" w:rsidR="00000000" w:rsidRPr="00000000">
              <w:rPr>
                <w:rFonts w:ascii="Verdana" w:cs="Verdana" w:eastAsia="Verdana" w:hAnsi="Verdana"/>
                <w:color w:val="434343"/>
                <w:sz w:val="17"/>
                <w:szCs w:val="17"/>
                <w:rtl w:val="0"/>
              </w:rPr>
              <w:delText xml:space="preserve">write </w:delText>
            </w:r>
          </w:del>
        </w:sdtContent>
      </w:sdt>
      <w:r w:rsidDel="00000000" w:rsidR="00000000" w:rsidRPr="00000000">
        <w:rPr>
          <w:rFonts w:ascii="Verdana" w:cs="Verdana" w:eastAsia="Verdana" w:hAnsi="Verdana"/>
          <w:color w:val="434343"/>
          <w:sz w:val="17"/>
          <w:szCs w:val="17"/>
          <w:rtl w:val="0"/>
        </w:rPr>
        <w:t xml:space="preserve">a </w:t>
      </w:r>
      <w:sdt>
        <w:sdtPr>
          <w:tag w:val="goog_rdk_189"/>
        </w:sdtPr>
        <w:sdtContent>
          <w:ins w:author="Alessandra Tanda" w:id="58" w:date="2024-10-03T06:41:18Z">
            <w:r w:rsidDel="00000000" w:rsidR="00000000" w:rsidRPr="00000000">
              <w:rPr>
                <w:rFonts w:ascii="Verdana" w:cs="Verdana" w:eastAsia="Verdana" w:hAnsi="Verdana"/>
                <w:color w:val="434343"/>
                <w:sz w:val="17"/>
                <w:szCs w:val="17"/>
                <w:rtl w:val="0"/>
              </w:rPr>
              <w:t xml:space="preserve">S</w:t>
            </w:r>
          </w:ins>
        </w:sdtContent>
      </w:sdt>
      <w:sdt>
        <w:sdtPr>
          <w:tag w:val="goog_rdk_190"/>
        </w:sdtPr>
        <w:sdtContent>
          <w:del w:author="Alessandra Tanda" w:id="58" w:date="2024-10-03T06:41:18Z">
            <w:r w:rsidDel="00000000" w:rsidR="00000000" w:rsidRPr="00000000">
              <w:rPr>
                <w:rFonts w:ascii="Verdana" w:cs="Verdana" w:eastAsia="Verdana" w:hAnsi="Verdana"/>
                <w:color w:val="434343"/>
                <w:sz w:val="17"/>
                <w:szCs w:val="17"/>
                <w:rtl w:val="0"/>
              </w:rPr>
              <w:delText xml:space="preserve">s</w:delText>
            </w:r>
          </w:del>
        </w:sdtContent>
      </w:sdt>
      <w:r w:rsidDel="00000000" w:rsidR="00000000" w:rsidRPr="00000000">
        <w:rPr>
          <w:rFonts w:ascii="Verdana" w:cs="Verdana" w:eastAsia="Verdana" w:hAnsi="Verdana"/>
          <w:color w:val="434343"/>
          <w:sz w:val="17"/>
          <w:szCs w:val="17"/>
          <w:rtl w:val="0"/>
        </w:rPr>
        <w:t xml:space="preserve">takeholder engagement strategy and </w:t>
      </w:r>
      <w:sdt>
        <w:sdtPr>
          <w:tag w:val="goog_rdk_191"/>
        </w:sdtPr>
        <w:sdtContent>
          <w:ins w:author="Alessandra Tanda" w:id="59" w:date="2024-10-03T06:41:05Z">
            <w:r w:rsidDel="00000000" w:rsidR="00000000" w:rsidRPr="00000000">
              <w:rPr>
                <w:rFonts w:ascii="Verdana" w:cs="Verdana" w:eastAsia="Verdana" w:hAnsi="Verdana"/>
                <w:color w:val="434343"/>
                <w:sz w:val="17"/>
                <w:szCs w:val="17"/>
                <w:rtl w:val="0"/>
              </w:rPr>
              <w:t xml:space="preserve">implementation </w:t>
            </w:r>
          </w:ins>
        </w:sdtContent>
      </w:sdt>
      <w:r w:rsidDel="00000000" w:rsidR="00000000" w:rsidRPr="00000000">
        <w:rPr>
          <w:rFonts w:ascii="Verdana" w:cs="Verdana" w:eastAsia="Verdana" w:hAnsi="Verdana"/>
          <w:color w:val="434343"/>
          <w:sz w:val="17"/>
          <w:szCs w:val="17"/>
          <w:rtl w:val="0"/>
        </w:rPr>
        <w:t xml:space="preserve">plan</w:t>
      </w:r>
      <w:sdt>
        <w:sdtPr>
          <w:tag w:val="goog_rdk_192"/>
        </w:sdtPr>
        <w:sdtContent>
          <w:del w:author="Alessandra Tanda" w:id="60" w:date="2024-10-03T06:41:13Z">
            <w:r w:rsidDel="00000000" w:rsidR="00000000" w:rsidRPr="00000000">
              <w:rPr>
                <w:rFonts w:ascii="Verdana" w:cs="Verdana" w:eastAsia="Verdana" w:hAnsi="Verdana"/>
                <w:color w:val="434343"/>
                <w:sz w:val="17"/>
                <w:szCs w:val="17"/>
                <w:rtl w:val="0"/>
              </w:rPr>
              <w:delText xml:space="preserve">s</w:delText>
            </w:r>
          </w:del>
        </w:sdtContent>
      </w:sdt>
      <w:sdt>
        <w:sdtPr>
          <w:tag w:val="goog_rdk_193"/>
        </w:sdtPr>
        <w:sdtContent>
          <w:del w:author="Alessandra Tanda" w:id="61" w:date="2024-10-03T06:41:08Z">
            <w:r w:rsidDel="00000000" w:rsidR="00000000" w:rsidRPr="00000000">
              <w:rPr>
                <w:rFonts w:ascii="Verdana" w:cs="Verdana" w:eastAsia="Verdana" w:hAnsi="Verdana"/>
                <w:color w:val="434343"/>
                <w:sz w:val="17"/>
                <w:szCs w:val="17"/>
                <w:rtl w:val="0"/>
              </w:rPr>
              <w:delText xml:space="preserve"> to implement it</w:delText>
            </w:r>
          </w:del>
        </w:sdtContent>
      </w:sdt>
      <w:r w:rsidDel="00000000" w:rsidR="00000000" w:rsidRPr="00000000">
        <w:rPr>
          <w:rFonts w:ascii="Verdana" w:cs="Verdana" w:eastAsia="Verdana" w:hAnsi="Verdana"/>
          <w:color w:val="434343"/>
          <w:sz w:val="17"/>
          <w:szCs w:val="17"/>
          <w:rtl w:val="0"/>
        </w:rPr>
        <w:t xml:space="preserve">. The Core Group will regularly report the progress of th</w:t>
      </w:r>
      <w:sdt>
        <w:sdtPr>
          <w:tag w:val="goog_rdk_194"/>
        </w:sdtPr>
        <w:sdtContent>
          <w:ins w:author="Fred S. B." w:id="62" w:date="2024-10-08T10:16:13Z">
            <w:r w:rsidDel="00000000" w:rsidR="00000000" w:rsidRPr="00000000">
              <w:rPr>
                <w:rFonts w:ascii="Verdana" w:cs="Verdana" w:eastAsia="Verdana" w:hAnsi="Verdana"/>
                <w:color w:val="434343"/>
                <w:sz w:val="17"/>
                <w:szCs w:val="17"/>
                <w:rtl w:val="0"/>
              </w:rPr>
              <w:t xml:space="preserve">is</w:t>
            </w:r>
          </w:ins>
        </w:sdtContent>
      </w:sdt>
      <w:sdt>
        <w:sdtPr>
          <w:tag w:val="goog_rdk_195"/>
        </w:sdtPr>
        <w:sdtContent>
          <w:del w:author="Fred S. B." w:id="62" w:date="2024-10-08T10:16:13Z">
            <w:r w:rsidDel="00000000" w:rsidR="00000000" w:rsidRPr="00000000">
              <w:rPr>
                <w:rFonts w:ascii="Verdana" w:cs="Verdana" w:eastAsia="Verdana" w:hAnsi="Verdana"/>
                <w:color w:val="434343"/>
                <w:sz w:val="17"/>
                <w:szCs w:val="17"/>
                <w:rtl w:val="0"/>
              </w:rPr>
              <w:delText xml:space="preserve">e</w:delText>
            </w:r>
          </w:del>
        </w:sdtContent>
      </w:sdt>
      <w:r w:rsidDel="00000000" w:rsidR="00000000" w:rsidRPr="00000000">
        <w:rPr>
          <w:rFonts w:ascii="Verdana" w:cs="Verdana" w:eastAsia="Verdana" w:hAnsi="Verdana"/>
          <w:color w:val="434343"/>
          <w:sz w:val="17"/>
          <w:szCs w:val="17"/>
          <w:rtl w:val="0"/>
        </w:rPr>
        <w:t xml:space="preserve"> engagement to the MC and take corrective actions if needed.</w:t>
      </w:r>
      <w:sdt>
        <w:sdtPr>
          <w:tag w:val="goog_rdk_196"/>
        </w:sdtPr>
        <w:sdtContent>
          <w:del w:author="Alessandra Tanda" w:id="63" w:date="2024-10-03T06:41:29Z">
            <w:r w:rsidDel="00000000" w:rsidR="00000000" w:rsidRPr="00000000">
              <w:rPr>
                <w:rFonts w:ascii="Verdana" w:cs="Verdana" w:eastAsia="Verdana" w:hAnsi="Verdana"/>
                <w:color w:val="434343"/>
                <w:sz w:val="17"/>
                <w:szCs w:val="17"/>
                <w:rtl w:val="0"/>
              </w:rPr>
              <w:delText xml:space="preserve">.</w:delText>
            </w:r>
          </w:del>
        </w:sdtContent>
      </w:sdt>
      <w:r w:rsidDel="00000000" w:rsidR="00000000" w:rsidRPr="00000000">
        <w:rPr>
          <w:rFonts w:ascii="Verdana" w:cs="Verdana" w:eastAsia="Verdana" w:hAnsi="Verdana"/>
          <w:color w:val="434343"/>
          <w:sz w:val="17"/>
          <w:szCs w:val="17"/>
          <w:rtl w:val="0"/>
        </w:rPr>
        <w:t xml:space="preserve"> </w:t>
      </w:r>
    </w:p>
    <w:p w:rsidR="00000000" w:rsidDel="00000000" w:rsidP="00000000" w:rsidRDefault="00000000" w:rsidRPr="00000000" w14:paraId="0000001B">
      <w:pPr>
        <w:shd w:fill="fcfcfc" w:val="clear"/>
        <w:spacing w:after="160" w:before="160" w:lineRule="auto"/>
        <w:rPr>
          <w:rFonts w:ascii="Verdana" w:cs="Verdana" w:eastAsia="Verdana" w:hAnsi="Verdana"/>
          <w:color w:val="434343"/>
          <w:sz w:val="17"/>
          <w:szCs w:val="17"/>
        </w:rPr>
      </w:pPr>
      <w:r w:rsidDel="00000000" w:rsidR="00000000" w:rsidRPr="00000000">
        <w:rPr>
          <w:rFonts w:ascii="Verdana" w:cs="Verdana" w:eastAsia="Verdana" w:hAnsi="Verdana"/>
          <w:color w:val="434343"/>
          <w:sz w:val="17"/>
          <w:szCs w:val="17"/>
          <w:rtl w:val="0"/>
        </w:rPr>
        <w:t xml:space="preserve"> </w:t>
      </w:r>
    </w:p>
    <w:p w:rsidR="00000000" w:rsidDel="00000000" w:rsidP="00000000" w:rsidRDefault="00000000" w:rsidRPr="00000000" w14:paraId="0000001C">
      <w:pPr>
        <w:shd w:fill="fcfcfc" w:val="clear"/>
        <w:spacing w:after="160" w:before="160" w:lineRule="auto"/>
        <w:rPr>
          <w:rFonts w:ascii="Verdana" w:cs="Verdana" w:eastAsia="Verdana" w:hAnsi="Verdana"/>
          <w:b w:val="1"/>
          <w:color w:val="434343"/>
          <w:sz w:val="17"/>
          <w:szCs w:val="17"/>
        </w:rPr>
      </w:pPr>
      <w:r w:rsidDel="00000000" w:rsidR="00000000" w:rsidRPr="00000000">
        <w:rPr>
          <w:rFonts w:ascii="Verdana" w:cs="Verdana" w:eastAsia="Verdana" w:hAnsi="Verdana"/>
          <w:b w:val="1"/>
          <w:color w:val="434343"/>
          <w:sz w:val="17"/>
          <w:szCs w:val="17"/>
          <w:rtl w:val="0"/>
        </w:rPr>
        <w:t xml:space="preserve">4. Impact of research in the industrial sector</w:t>
      </w:r>
    </w:p>
    <w:p w:rsidR="00000000" w:rsidDel="00000000" w:rsidP="00000000" w:rsidRDefault="00000000" w:rsidRPr="00000000" w14:paraId="0000001D">
      <w:pPr>
        <w:shd w:fill="fcfcfc" w:val="clear"/>
        <w:spacing w:after="160" w:before="160" w:lineRule="auto"/>
        <w:rPr>
          <w:rFonts w:ascii="Verdana" w:cs="Verdana" w:eastAsia="Verdana" w:hAnsi="Verdana"/>
          <w:color w:val="434343"/>
          <w:sz w:val="17"/>
          <w:szCs w:val="17"/>
        </w:rPr>
      </w:pPr>
      <w:r w:rsidDel="00000000" w:rsidR="00000000" w:rsidRPr="00000000">
        <w:rPr>
          <w:rFonts w:ascii="Verdana" w:cs="Verdana" w:eastAsia="Verdana" w:hAnsi="Verdana"/>
          <w:color w:val="434343"/>
          <w:sz w:val="17"/>
          <w:szCs w:val="17"/>
          <w:rtl w:val="0"/>
        </w:rPr>
        <w:t xml:space="preserve">One of our goals is to increase the impact of our research in the industrial </w:t>
      </w:r>
      <w:sdt>
        <w:sdtPr>
          <w:tag w:val="goog_rdk_197"/>
        </w:sdtPr>
        <w:sdtContent>
          <w:ins w:author="Fred S. B." w:id="64" w:date="2024-10-08T10:17:12Z">
            <w:r w:rsidDel="00000000" w:rsidR="00000000" w:rsidRPr="00000000">
              <w:rPr>
                <w:rFonts w:ascii="Verdana" w:cs="Verdana" w:eastAsia="Verdana" w:hAnsi="Verdana"/>
                <w:color w:val="434343"/>
                <w:sz w:val="17"/>
                <w:szCs w:val="17"/>
                <w:rtl w:val="0"/>
              </w:rPr>
              <w:t xml:space="preserve">sector by</w:t>
            </w:r>
          </w:ins>
        </w:sdtContent>
      </w:sdt>
      <w:sdt>
        <w:sdtPr>
          <w:tag w:val="goog_rdk_198"/>
        </w:sdtPr>
        <w:sdtContent>
          <w:del w:author="Fred S. B." w:id="64" w:date="2024-10-08T10:17:12Z">
            <w:r w:rsidDel="00000000" w:rsidR="00000000" w:rsidRPr="00000000">
              <w:rPr>
                <w:rFonts w:ascii="Verdana" w:cs="Verdana" w:eastAsia="Verdana" w:hAnsi="Verdana"/>
                <w:color w:val="434343"/>
                <w:sz w:val="17"/>
                <w:szCs w:val="17"/>
                <w:rtl w:val="0"/>
              </w:rPr>
              <w:delText xml:space="preserve">sector</w:delText>
            </w:r>
            <w:r w:rsidDel="00000000" w:rsidR="00000000" w:rsidRPr="00000000">
              <w:rPr>
                <w:rFonts w:ascii="Verdana" w:cs="Verdana" w:eastAsia="Verdana" w:hAnsi="Verdana"/>
                <w:color w:val="434343"/>
                <w:sz w:val="17"/>
                <w:szCs w:val="17"/>
                <w:rtl w:val="0"/>
              </w:rPr>
              <w:delText xml:space="preserve">. We will achieve that </w:delText>
            </w:r>
            <w:r w:rsidDel="00000000" w:rsidR="00000000" w:rsidRPr="00000000">
              <w:rPr>
                <w:rFonts w:ascii="Verdana" w:cs="Verdana" w:eastAsia="Verdana" w:hAnsi="Verdana"/>
                <w:color w:val="434343"/>
                <w:sz w:val="17"/>
                <w:szCs w:val="17"/>
                <w:rtl w:val="0"/>
              </w:rPr>
              <w:delText xml:space="preserve">by</w:delText>
            </w:r>
          </w:del>
        </w:sdtContent>
      </w:sdt>
      <w:r w:rsidDel="00000000" w:rsidR="00000000" w:rsidRPr="00000000">
        <w:rPr>
          <w:rFonts w:ascii="Verdana" w:cs="Verdana" w:eastAsia="Verdana" w:hAnsi="Verdana"/>
          <w:color w:val="434343"/>
          <w:sz w:val="17"/>
          <w:szCs w:val="17"/>
          <w:rtl w:val="0"/>
        </w:rPr>
        <w:t xml:space="preserve"> promoting the use and development of new technologies in the area of Sustainable Digital Finance. Throughout the research phase, we will actively </w:t>
      </w:r>
      <w:sdt>
        <w:sdtPr>
          <w:tag w:val="goog_rdk_199"/>
        </w:sdtPr>
        <w:sdtContent>
          <w:ins w:author="Fred S. B." w:id="65" w:date="2024-10-08T10:17:30Z">
            <w:r w:rsidDel="00000000" w:rsidR="00000000" w:rsidRPr="00000000">
              <w:rPr>
                <w:rFonts w:ascii="Verdana" w:cs="Verdana" w:eastAsia="Verdana" w:hAnsi="Verdana"/>
                <w:color w:val="434343"/>
                <w:sz w:val="17"/>
                <w:szCs w:val="17"/>
                <w:rtl w:val="0"/>
              </w:rPr>
              <w:t xml:space="preserve">collaborate</w:t>
            </w:r>
          </w:ins>
        </w:sdtContent>
      </w:sdt>
      <w:sdt>
        <w:sdtPr>
          <w:tag w:val="goog_rdk_200"/>
        </w:sdtPr>
        <w:sdtContent>
          <w:del w:author="Fred S. B." w:id="65" w:date="2024-10-08T10:17:30Z">
            <w:r w:rsidDel="00000000" w:rsidR="00000000" w:rsidRPr="00000000">
              <w:rPr>
                <w:rFonts w:ascii="Verdana" w:cs="Verdana" w:eastAsia="Verdana" w:hAnsi="Verdana"/>
                <w:color w:val="434343"/>
                <w:sz w:val="17"/>
                <w:szCs w:val="17"/>
                <w:rtl w:val="0"/>
              </w:rPr>
              <w:delText xml:space="preserve">work together</w:delText>
            </w:r>
          </w:del>
        </w:sdtContent>
      </w:sdt>
      <w:r w:rsidDel="00000000" w:rsidR="00000000" w:rsidRPr="00000000">
        <w:rPr>
          <w:rFonts w:ascii="Verdana" w:cs="Verdana" w:eastAsia="Verdana" w:hAnsi="Verdana"/>
          <w:color w:val="434343"/>
          <w:sz w:val="17"/>
          <w:szCs w:val="17"/>
          <w:rtl w:val="0"/>
        </w:rPr>
        <w:t xml:space="preserve"> with the </w:t>
      </w:r>
      <w:sdt>
        <w:sdtPr>
          <w:tag w:val="goog_rdk_201"/>
        </w:sdtPr>
        <w:sdtContent>
          <w:del w:author="Fred S. B." w:id="66" w:date="2024-10-08T10:17:37Z">
            <w:r w:rsidDel="00000000" w:rsidR="00000000" w:rsidRPr="00000000">
              <w:rPr>
                <w:rFonts w:ascii="Verdana" w:cs="Verdana" w:eastAsia="Verdana" w:hAnsi="Verdana"/>
                <w:color w:val="434343"/>
                <w:sz w:val="17"/>
                <w:szCs w:val="17"/>
                <w:rtl w:val="0"/>
              </w:rPr>
              <w:delText xml:space="preserve">F</w:delText>
            </w:r>
          </w:del>
        </w:sdtContent>
      </w:sdt>
      <w:sdt>
        <w:sdtPr>
          <w:tag w:val="goog_rdk_202"/>
        </w:sdtPr>
        <w:sdtContent>
          <w:ins w:author="Fred S. B." w:id="66" w:date="2024-10-08T10:17:37Z">
            <w:r w:rsidDel="00000000" w:rsidR="00000000" w:rsidRPr="00000000">
              <w:rPr>
                <w:rFonts w:ascii="Verdana" w:cs="Verdana" w:eastAsia="Verdana" w:hAnsi="Verdana"/>
                <w:color w:val="434343"/>
                <w:sz w:val="17"/>
                <w:szCs w:val="17"/>
                <w:rtl w:val="0"/>
              </w:rPr>
              <w:t xml:space="preserve">f</w:t>
            </w:r>
          </w:ins>
        </w:sdtContent>
      </w:sdt>
      <w:r w:rsidDel="00000000" w:rsidR="00000000" w:rsidRPr="00000000">
        <w:rPr>
          <w:rFonts w:ascii="Verdana" w:cs="Verdana" w:eastAsia="Verdana" w:hAnsi="Verdana"/>
          <w:color w:val="434343"/>
          <w:sz w:val="17"/>
          <w:szCs w:val="17"/>
          <w:rtl w:val="0"/>
        </w:rPr>
        <w:t xml:space="preserve">inance industry </w:t>
      </w:r>
      <w:sdt>
        <w:sdtPr>
          <w:tag w:val="goog_rdk_203"/>
        </w:sdtPr>
        <w:sdtContent>
          <w:del w:author="Fred S. B." w:id="67" w:date="2024-10-08T10:17:49Z"/>
          <w:sdt>
            <w:sdtPr>
              <w:tag w:val="goog_rdk_204"/>
            </w:sdtPr>
            <w:sdtContent>
              <w:commentRangeStart w:id="9"/>
            </w:sdtContent>
          </w:sdt>
          <w:del w:author="Fred S. B." w:id="67" w:date="2024-10-08T10:17:49Z">
            <w:sdt>
              <w:sdtPr>
                <w:tag w:val="goog_rdk_205"/>
              </w:sdtPr>
              <w:sdtContent>
                <w:commentRangeStart w:id="10"/>
              </w:sdtContent>
            </w:sdt>
            <w:r w:rsidDel="00000000" w:rsidR="00000000" w:rsidRPr="00000000">
              <w:rPr>
                <w:rFonts w:ascii="Verdana" w:cs="Verdana" w:eastAsia="Verdana" w:hAnsi="Verdana"/>
                <w:color w:val="434343"/>
                <w:sz w:val="17"/>
                <w:szCs w:val="17"/>
                <w:rtl w:val="0"/>
              </w:rPr>
              <w:delText xml:space="preserve">(this is already needed given the topic of our Action proposal)</w:delText>
            </w:r>
          </w:del>
        </w:sdtContent>
      </w:sdt>
      <w:commentRangeEnd w:id="9"/>
      <w:r w:rsidDel="00000000" w:rsidR="00000000" w:rsidRPr="00000000">
        <w:commentReference w:id="9"/>
      </w:r>
      <w:commentRangeEnd w:id="10"/>
      <w:r w:rsidDel="00000000" w:rsidR="00000000" w:rsidRPr="00000000">
        <w:commentReference w:id="10"/>
      </w:r>
      <w:r w:rsidDel="00000000" w:rsidR="00000000" w:rsidRPr="00000000">
        <w:rPr>
          <w:rFonts w:ascii="Verdana" w:cs="Verdana" w:eastAsia="Verdana" w:hAnsi="Verdana"/>
          <w:color w:val="434343"/>
          <w:sz w:val="17"/>
          <w:szCs w:val="17"/>
          <w:rtl w:val="0"/>
        </w:rPr>
        <w:t xml:space="preserve">. </w:t>
      </w:r>
      <w:sdt>
        <w:sdtPr>
          <w:tag w:val="goog_rdk_206"/>
        </w:sdtPr>
        <w:sdtContent>
          <w:ins w:author="Fred S. B." w:id="68" w:date="2024-10-08T10:18:08Z">
            <w:r w:rsidDel="00000000" w:rsidR="00000000" w:rsidRPr="00000000">
              <w:rPr>
                <w:rFonts w:ascii="Verdana" w:cs="Verdana" w:eastAsia="Verdana" w:hAnsi="Verdana"/>
                <w:color w:val="434343"/>
                <w:sz w:val="17"/>
                <w:szCs w:val="17"/>
                <w:rtl w:val="0"/>
              </w:rPr>
              <w:t xml:space="preserve">O</w:t>
            </w:r>
          </w:ins>
        </w:sdtContent>
      </w:sdt>
      <w:sdt>
        <w:sdtPr>
          <w:tag w:val="goog_rdk_207"/>
        </w:sdtPr>
        <w:sdtContent>
          <w:del w:author="Fred S. B." w:id="68" w:date="2024-10-08T10:18:08Z">
            <w:r w:rsidDel="00000000" w:rsidR="00000000" w:rsidRPr="00000000">
              <w:rPr>
                <w:rFonts w:ascii="Verdana" w:cs="Verdana" w:eastAsia="Verdana" w:hAnsi="Verdana"/>
                <w:color w:val="434343"/>
                <w:sz w:val="17"/>
                <w:szCs w:val="17"/>
                <w:rtl w:val="0"/>
              </w:rPr>
              <w:delText xml:space="preserve">Furthermore, o</w:delText>
            </w:r>
          </w:del>
        </w:sdtContent>
      </w:sdt>
      <w:r w:rsidDel="00000000" w:rsidR="00000000" w:rsidRPr="00000000">
        <w:rPr>
          <w:rFonts w:ascii="Verdana" w:cs="Verdana" w:eastAsia="Verdana" w:hAnsi="Verdana"/>
          <w:color w:val="434343"/>
          <w:sz w:val="17"/>
          <w:szCs w:val="17"/>
          <w:rtl w:val="0"/>
        </w:rPr>
        <w:t xml:space="preserve">ur results and outcomes will be actively disseminated to</w:t>
      </w:r>
      <w:sdt>
        <w:sdtPr>
          <w:tag w:val="goog_rdk_208"/>
        </w:sdtPr>
        <w:sdtContent>
          <w:ins w:author="Alessandra Tanda" w:id="69" w:date="2024-10-03T06:48:47Z">
            <w:r w:rsidDel="00000000" w:rsidR="00000000" w:rsidRPr="00000000">
              <w:rPr>
                <w:rFonts w:ascii="Verdana" w:cs="Verdana" w:eastAsia="Verdana" w:hAnsi="Verdana"/>
                <w:color w:val="434343"/>
                <w:sz w:val="17"/>
                <w:szCs w:val="17"/>
                <w:rtl w:val="0"/>
              </w:rPr>
              <w:t xml:space="preserve"> firms </w:t>
            </w:r>
          </w:ins>
        </w:sdtContent>
      </w:sdt>
      <w:sdt>
        <w:sdtPr>
          <w:tag w:val="goog_rdk_209"/>
        </w:sdtPr>
        <w:sdtContent>
          <w:ins w:author="Fred S. B." w:id="70" w:date="2024-10-08T10:18:26Z">
            <w:r w:rsidDel="00000000" w:rsidR="00000000" w:rsidRPr="00000000">
              <w:rPr>
                <w:rFonts w:ascii="Verdana" w:cs="Verdana" w:eastAsia="Verdana" w:hAnsi="Verdana"/>
                <w:color w:val="434343"/>
                <w:sz w:val="17"/>
                <w:szCs w:val="17"/>
                <w:rtl w:val="0"/>
              </w:rPr>
              <w:t xml:space="preserve">across Europe</w:t>
            </w:r>
          </w:ins>
        </w:sdtContent>
      </w:sdt>
      <w:sdt>
        <w:sdtPr>
          <w:tag w:val="goog_rdk_210"/>
        </w:sdtPr>
        <w:sdtContent>
          <w:ins w:author="Alessandra Tanda" w:id="69" w:date="2024-10-03T06:48:47Z"/>
        </w:sdtContent>
      </w:sdt>
      <w:sdt>
        <w:sdtPr>
          <w:tag w:val="goog_rdk_211"/>
        </w:sdtPr>
        <w:sdtContent>
          <w:ins w:author="Fred S. B." w:id="71" w:date="2024-10-08T10:18:20Z">
            <w:sdt>
              <w:sdtPr>
                <w:tag w:val="goog_rdk_212"/>
              </w:sdtPr>
              <w:sdtContent>
                <w:del w:author="Fred S. B." w:id="70" w:date="2024-10-08T10:18:26Z">
                  <w:r w:rsidDel="00000000" w:rsidR="00000000" w:rsidRPr="00000000">
                    <w:rPr>
                      <w:rFonts w:ascii="Verdana" w:cs="Verdana" w:eastAsia="Verdana" w:hAnsi="Verdana"/>
                      <w:color w:val="434343"/>
                      <w:sz w:val="17"/>
                      <w:szCs w:val="17"/>
                      <w:rtl w:val="0"/>
                    </w:rPr>
                    <w:delText xml:space="preserve">accross</w:delText>
                  </w:r>
                </w:del>
              </w:sdtContent>
            </w:sdt>
          </w:ins>
        </w:sdtContent>
      </w:sdt>
      <w:sdt>
        <w:sdtPr>
          <w:tag w:val="goog_rdk_213"/>
        </w:sdtPr>
        <w:sdtContent>
          <w:ins w:author="Alessandra Tanda" w:id="69" w:date="2024-10-03T06:48:47Z">
            <w:sdt>
              <w:sdtPr>
                <w:tag w:val="goog_rdk_214"/>
              </w:sdtPr>
              <w:sdtContent>
                <w:del w:author="Fred S. B." w:id="70" w:date="2024-10-08T10:18:26Z">
                  <w:r w:rsidDel="00000000" w:rsidR="00000000" w:rsidRPr="00000000">
                    <w:rPr>
                      <w:rFonts w:ascii="Verdana" w:cs="Verdana" w:eastAsia="Verdana" w:hAnsi="Verdana"/>
                      <w:color w:val="434343"/>
                      <w:sz w:val="17"/>
                      <w:szCs w:val="17"/>
                      <w:rtl w:val="0"/>
                    </w:rPr>
                    <w:delText xml:space="preserve">throughout </w:delText>
                  </w:r>
                  <w:r w:rsidDel="00000000" w:rsidR="00000000" w:rsidRPr="00000000">
                    <w:rPr>
                      <w:rFonts w:ascii="Verdana" w:cs="Verdana" w:eastAsia="Verdana" w:hAnsi="Verdana"/>
                      <w:color w:val="434343"/>
                      <w:sz w:val="17"/>
                      <w:szCs w:val="17"/>
                      <w:rtl w:val="0"/>
                    </w:rPr>
                    <w:delText xml:space="preserve">Europe</w:delText>
                  </w:r>
                </w:del>
              </w:sdtContent>
            </w:sdt>
            <w:r w:rsidDel="00000000" w:rsidR="00000000" w:rsidRPr="00000000">
              <w:rPr>
                <w:rFonts w:ascii="Verdana" w:cs="Verdana" w:eastAsia="Verdana" w:hAnsi="Verdana"/>
                <w:color w:val="434343"/>
                <w:sz w:val="17"/>
                <w:szCs w:val="17"/>
                <w:rtl w:val="0"/>
              </w:rPr>
              <w:t xml:space="preserve">, including</w:t>
            </w:r>
          </w:ins>
        </w:sdtContent>
      </w:sdt>
      <w:r w:rsidDel="00000000" w:rsidR="00000000" w:rsidRPr="00000000">
        <w:rPr>
          <w:rFonts w:ascii="Verdana" w:cs="Verdana" w:eastAsia="Verdana" w:hAnsi="Verdana"/>
          <w:color w:val="434343"/>
          <w:sz w:val="17"/>
          <w:szCs w:val="17"/>
          <w:rtl w:val="0"/>
        </w:rPr>
        <w:t xml:space="preserve"> SMEs </w:t>
      </w:r>
      <w:sdt>
        <w:sdtPr>
          <w:tag w:val="goog_rdk_215"/>
        </w:sdtPr>
        <w:sdtContent>
          <w:ins w:author="Fred S. B." w:id="72" w:date="2024-10-08T10:18:38Z">
            <w:r w:rsidDel="00000000" w:rsidR="00000000" w:rsidRPr="00000000">
              <w:rPr>
                <w:rFonts w:ascii="Verdana" w:cs="Verdana" w:eastAsia="Verdana" w:hAnsi="Verdana"/>
                <w:color w:val="434343"/>
                <w:sz w:val="17"/>
                <w:szCs w:val="17"/>
                <w:rtl w:val="0"/>
              </w:rPr>
              <w:t xml:space="preserve">and established players</w:t>
            </w:r>
          </w:ins>
        </w:sdtContent>
      </w:sdt>
      <w:sdt>
        <w:sdtPr>
          <w:tag w:val="goog_rdk_216"/>
        </w:sdtPr>
        <w:sdtContent>
          <w:del w:author="Alessandra Tanda" w:id="73" w:date="2024-10-03T06:48:54Z">
            <w:r w:rsidDel="00000000" w:rsidR="00000000" w:rsidRPr="00000000">
              <w:rPr>
                <w:rFonts w:ascii="Verdana" w:cs="Verdana" w:eastAsia="Verdana" w:hAnsi="Verdana"/>
                <w:color w:val="434343"/>
                <w:sz w:val="17"/>
                <w:szCs w:val="17"/>
                <w:rtl w:val="0"/>
              </w:rPr>
              <w:delText xml:space="preserve">as well as established players throughout Europe</w:delText>
            </w:r>
          </w:del>
        </w:sdtContent>
      </w:sdt>
      <w:r w:rsidDel="00000000" w:rsidR="00000000" w:rsidRPr="00000000">
        <w:rPr>
          <w:rFonts w:ascii="Verdana" w:cs="Verdana" w:eastAsia="Verdana" w:hAnsi="Verdana"/>
          <w:color w:val="434343"/>
          <w:sz w:val="17"/>
          <w:szCs w:val="17"/>
          <w:rtl w:val="0"/>
        </w:rPr>
        <w:t xml:space="preserve">. This will be </w:t>
      </w:r>
      <w:sdt>
        <w:sdtPr>
          <w:tag w:val="goog_rdk_217"/>
        </w:sdtPr>
        <w:sdtContent>
          <w:ins w:author="Fred S. B." w:id="74" w:date="2024-10-08T10:18:58Z">
            <w:r w:rsidDel="00000000" w:rsidR="00000000" w:rsidRPr="00000000">
              <w:rPr>
                <w:rFonts w:ascii="Verdana" w:cs="Verdana" w:eastAsia="Verdana" w:hAnsi="Verdana"/>
                <w:color w:val="434343"/>
                <w:sz w:val="17"/>
                <w:szCs w:val="17"/>
                <w:rtl w:val="0"/>
              </w:rPr>
              <w:t xml:space="preserve">facilitated through </w:t>
            </w:r>
            <w:sdt>
              <w:sdtPr>
                <w:tag w:val="goog_rdk_218"/>
              </w:sdtPr>
              <w:sdtContent>
                <w:del w:author="Fred S. B." w:id="74" w:date="2024-10-08T10:18:58Z">
                  <w:r w:rsidDel="00000000" w:rsidR="00000000" w:rsidRPr="00000000">
                    <w:rPr>
                      <w:rFonts w:ascii="Verdana" w:cs="Verdana" w:eastAsia="Verdana" w:hAnsi="Verdana"/>
                      <w:color w:val="434343"/>
                      <w:sz w:val="17"/>
                      <w:szCs w:val="17"/>
                      <w:rtl w:val="0"/>
                    </w:rPr>
                    <w:delText xml:space="preserve"> </w:delText>
                  </w:r>
                </w:del>
              </w:sdtContent>
            </w:sdt>
          </w:ins>
        </w:sdtContent>
      </w:sdt>
      <w:sdt>
        <w:sdtPr>
          <w:tag w:val="goog_rdk_219"/>
        </w:sdtPr>
        <w:sdtContent>
          <w:del w:author="Fred S. B." w:id="74" w:date="2024-10-08T10:18:58Z">
            <w:r w:rsidDel="00000000" w:rsidR="00000000" w:rsidRPr="00000000">
              <w:rPr>
                <w:rFonts w:ascii="Verdana" w:cs="Verdana" w:eastAsia="Verdana" w:hAnsi="Verdana"/>
                <w:color w:val="434343"/>
                <w:sz w:val="17"/>
                <w:szCs w:val="17"/>
                <w:rtl w:val="0"/>
              </w:rPr>
              <w:delText xml:space="preserve">done </w:delText>
            </w:r>
          </w:del>
        </w:sdtContent>
      </w:sdt>
      <w:sdt>
        <w:sdtPr>
          <w:tag w:val="goog_rdk_220"/>
        </w:sdtPr>
        <w:sdtContent>
          <w:ins w:author="Fred S. B." w:id="74" w:date="2024-10-08T10:18:58Z">
            <w:sdt>
              <w:sdtPr>
                <w:tag w:val="goog_rdk_221"/>
              </w:sdtPr>
              <w:sdtContent>
                <w:del w:author="Fred S. B." w:id="74" w:date="2024-10-08T10:18:58Z">
                  <w:r w:rsidDel="00000000" w:rsidR="00000000" w:rsidRPr="00000000">
                    <w:rPr>
                      <w:rFonts w:ascii="Verdana" w:cs="Verdana" w:eastAsia="Verdana" w:hAnsi="Verdana"/>
                      <w:color w:val="434343"/>
                      <w:sz w:val="17"/>
                      <w:szCs w:val="17"/>
                      <w:rtl w:val="0"/>
                    </w:rPr>
                    <w:delText xml:space="preserve">through</w:delText>
                  </w:r>
                </w:del>
              </w:sdtContent>
            </w:sdt>
          </w:ins>
        </w:sdtContent>
      </w:sdt>
      <w:sdt>
        <w:sdtPr>
          <w:tag w:val="goog_rdk_222"/>
        </w:sdtPr>
        <w:sdtContent>
          <w:del w:author="Fred S. B." w:id="74" w:date="2024-10-08T10:18:58Z">
            <w:r w:rsidDel="00000000" w:rsidR="00000000" w:rsidRPr="00000000">
              <w:rPr>
                <w:rFonts w:ascii="Verdana" w:cs="Verdana" w:eastAsia="Verdana" w:hAnsi="Verdana"/>
                <w:color w:val="434343"/>
                <w:sz w:val="17"/>
                <w:szCs w:val="17"/>
                <w:rtl w:val="0"/>
              </w:rPr>
              <w:delText xml:space="preserve">via the </w:delText>
            </w:r>
          </w:del>
        </w:sdtContent>
      </w:sdt>
      <w:r w:rsidDel="00000000" w:rsidR="00000000" w:rsidRPr="00000000">
        <w:rPr>
          <w:rFonts w:ascii="Verdana" w:cs="Verdana" w:eastAsia="Verdana" w:hAnsi="Verdana"/>
          <w:color w:val="434343"/>
          <w:sz w:val="17"/>
          <w:szCs w:val="17"/>
          <w:rtl w:val="0"/>
        </w:rPr>
        <w:t xml:space="preserve">COST networking and dissemination tools, which will </w:t>
      </w:r>
      <w:sdt>
        <w:sdtPr>
          <w:tag w:val="goog_rdk_223"/>
        </w:sdtPr>
        <w:sdtContent>
          <w:del w:author="Fred S. B." w:id="75" w:date="2024-10-08T10:19:31Z">
            <w:r w:rsidDel="00000000" w:rsidR="00000000" w:rsidRPr="00000000">
              <w:rPr>
                <w:rFonts w:ascii="Verdana" w:cs="Verdana" w:eastAsia="Verdana" w:hAnsi="Verdana"/>
                <w:color w:val="434343"/>
                <w:sz w:val="17"/>
                <w:szCs w:val="17"/>
                <w:rtl w:val="0"/>
              </w:rPr>
              <w:delText xml:space="preserve">always </w:delText>
            </w:r>
          </w:del>
        </w:sdtContent>
      </w:sdt>
      <w:r w:rsidDel="00000000" w:rsidR="00000000" w:rsidRPr="00000000">
        <w:rPr>
          <w:rFonts w:ascii="Verdana" w:cs="Verdana" w:eastAsia="Verdana" w:hAnsi="Verdana"/>
          <w:color w:val="434343"/>
          <w:sz w:val="17"/>
          <w:szCs w:val="17"/>
          <w:rtl w:val="0"/>
        </w:rPr>
        <w:t xml:space="preserve">require substantial involvement from the industry. We envision that all conferences and workshops will have at least a 40% participation rate from industry. </w:t>
      </w:r>
    </w:p>
    <w:p w:rsidR="00000000" w:rsidDel="00000000" w:rsidP="00000000" w:rsidRDefault="00000000" w:rsidRPr="00000000" w14:paraId="0000001E">
      <w:pPr>
        <w:shd w:fill="fcfcfc" w:val="clear"/>
        <w:spacing w:after="160" w:before="160" w:lineRule="auto"/>
        <w:rPr>
          <w:rFonts w:ascii="Verdana" w:cs="Verdana" w:eastAsia="Verdana" w:hAnsi="Verdana"/>
          <w:b w:val="1"/>
          <w:color w:val="434343"/>
          <w:sz w:val="17"/>
          <w:szCs w:val="17"/>
        </w:rPr>
      </w:pPr>
      <w:r w:rsidDel="00000000" w:rsidR="00000000" w:rsidRPr="00000000">
        <w:rPr>
          <w:rFonts w:ascii="Verdana" w:cs="Verdana" w:eastAsia="Verdana" w:hAnsi="Verdana"/>
          <w:b w:val="1"/>
          <w:color w:val="434343"/>
          <w:sz w:val="17"/>
          <w:szCs w:val="17"/>
          <w:rtl w:val="0"/>
        </w:rPr>
        <w:t xml:space="preserve">5. COST Strategic Plan</w:t>
      </w:r>
    </w:p>
    <w:p w:rsidR="00000000" w:rsidDel="00000000" w:rsidP="00000000" w:rsidRDefault="00000000" w:rsidRPr="00000000" w14:paraId="0000001F">
      <w:pPr>
        <w:shd w:fill="fcfcfc" w:val="clear"/>
        <w:spacing w:after="160" w:before="160" w:lineRule="auto"/>
        <w:rPr>
          <w:rFonts w:ascii="Verdana" w:cs="Verdana" w:eastAsia="Verdana" w:hAnsi="Verdana"/>
          <w:color w:val="434343"/>
          <w:sz w:val="17"/>
          <w:szCs w:val="17"/>
        </w:rPr>
      </w:pPr>
      <w:r w:rsidDel="00000000" w:rsidR="00000000" w:rsidRPr="00000000">
        <w:rPr>
          <w:rFonts w:ascii="Verdana" w:cs="Verdana" w:eastAsia="Verdana" w:hAnsi="Verdana"/>
          <w:color w:val="434343"/>
          <w:sz w:val="17"/>
          <w:szCs w:val="17"/>
          <w:rtl w:val="0"/>
        </w:rPr>
        <w:t xml:space="preserve">Our Action </w:t>
      </w:r>
      <w:sdt>
        <w:sdtPr>
          <w:tag w:val="goog_rdk_224"/>
        </w:sdtPr>
        <w:sdtContent>
          <w:ins w:author="Fred S. B." w:id="76" w:date="2024-10-08T10:19:55Z">
            <w:r w:rsidDel="00000000" w:rsidR="00000000" w:rsidRPr="00000000">
              <w:rPr>
                <w:rFonts w:ascii="Verdana" w:cs="Verdana" w:eastAsia="Verdana" w:hAnsi="Verdana"/>
                <w:color w:val="434343"/>
                <w:sz w:val="17"/>
                <w:szCs w:val="17"/>
                <w:rtl w:val="0"/>
              </w:rPr>
              <w:t xml:space="preserve">algins</w:t>
            </w:r>
          </w:ins>
        </w:sdtContent>
      </w:sdt>
      <w:sdt>
        <w:sdtPr>
          <w:tag w:val="goog_rdk_225"/>
        </w:sdtPr>
        <w:sdtContent>
          <w:del w:author="Fred S. B." w:id="76" w:date="2024-10-08T10:19:55Z">
            <w:r w:rsidDel="00000000" w:rsidR="00000000" w:rsidRPr="00000000">
              <w:rPr>
                <w:rFonts w:ascii="Verdana" w:cs="Verdana" w:eastAsia="Verdana" w:hAnsi="Verdana"/>
                <w:color w:val="434343"/>
                <w:sz w:val="17"/>
                <w:szCs w:val="17"/>
                <w:rtl w:val="0"/>
              </w:rPr>
              <w:delText xml:space="preserve">has agreed to align</w:delText>
            </w:r>
          </w:del>
        </w:sdtContent>
      </w:sdt>
      <w:r w:rsidDel="00000000" w:rsidR="00000000" w:rsidRPr="00000000">
        <w:rPr>
          <w:rFonts w:ascii="Verdana" w:cs="Verdana" w:eastAsia="Verdana" w:hAnsi="Verdana"/>
          <w:color w:val="434343"/>
          <w:sz w:val="17"/>
          <w:szCs w:val="17"/>
          <w:rtl w:val="0"/>
        </w:rPr>
        <w:t xml:space="preserve"> all activities with</w:t>
      </w:r>
      <w:sdt>
        <w:sdtPr>
          <w:tag w:val="goog_rdk_226"/>
        </w:sdtPr>
        <w:sdtContent>
          <w:ins w:author="Fred S. B." w:id="77" w:date="2024-10-08T10:20:01Z">
            <w:r w:rsidDel="00000000" w:rsidR="00000000" w:rsidRPr="00000000">
              <w:rPr>
                <w:rFonts w:ascii="Verdana" w:cs="Verdana" w:eastAsia="Verdana" w:hAnsi="Verdana"/>
                <w:color w:val="434343"/>
                <w:sz w:val="17"/>
                <w:szCs w:val="17"/>
                <w:rtl w:val="0"/>
              </w:rPr>
              <w:t xml:space="preserve">in</w:t>
            </w:r>
          </w:ins>
        </w:sdtContent>
      </w:sdt>
      <w:r w:rsidDel="00000000" w:rsidR="00000000" w:rsidRPr="00000000">
        <w:rPr>
          <w:rFonts w:ascii="Verdana" w:cs="Verdana" w:eastAsia="Verdana" w:hAnsi="Verdana"/>
          <w:color w:val="434343"/>
          <w:sz w:val="17"/>
          <w:szCs w:val="17"/>
          <w:rtl w:val="0"/>
        </w:rPr>
        <w:t xml:space="preserve"> the three COST strategic priorities. Indeed, all targets and Key Performance Indicators as defined in the COST Strategic Plan</w:t>
      </w:r>
      <w:sdt>
        <w:sdtPr>
          <w:tag w:val="goog_rdk_227"/>
        </w:sdtPr>
        <w:sdtContent>
          <w:ins w:author="Fred S. B." w:id="78" w:date="2024-10-08T10:20:17Z">
            <w:r w:rsidDel="00000000" w:rsidR="00000000" w:rsidRPr="00000000">
              <w:rPr>
                <w:rFonts w:ascii="Verdana" w:cs="Verdana" w:eastAsia="Verdana" w:hAnsi="Verdana"/>
                <w:color w:val="434343"/>
                <w:sz w:val="17"/>
                <w:szCs w:val="17"/>
                <w:rtl w:val="0"/>
              </w:rPr>
              <w:t xml:space="preserve">(</w:t>
            </w:r>
          </w:ins>
        </w:sdtContent>
      </w:sdt>
      <w:sdt>
        <w:sdtPr>
          <w:tag w:val="goog_rdk_228"/>
        </w:sdtPr>
        <w:sdtContent>
          <w:del w:author="Fred S. B." w:id="78" w:date="2024-10-08T10:20:17Z">
            <w:r w:rsidDel="00000000" w:rsidR="00000000" w:rsidRPr="00000000">
              <w:rPr>
                <w:rFonts w:ascii="Verdana" w:cs="Verdana" w:eastAsia="Verdana" w:hAnsi="Verdana"/>
                <w:color w:val="434343"/>
                <w:sz w:val="17"/>
                <w:szCs w:val="17"/>
                <w:rtl w:val="0"/>
              </w:rPr>
              <w:delText xml:space="preserve">, </w:delText>
            </w:r>
          </w:del>
        </w:sdtContent>
      </w:sdt>
      <w:r w:rsidDel="00000000" w:rsidR="00000000" w:rsidRPr="00000000">
        <w:rPr>
          <w:rFonts w:ascii="Verdana" w:cs="Verdana" w:eastAsia="Verdana" w:hAnsi="Verdana"/>
          <w:color w:val="434343"/>
          <w:sz w:val="17"/>
          <w:szCs w:val="17"/>
          <w:rtl w:val="0"/>
        </w:rPr>
        <w:t xml:space="preserve">March 2023</w:t>
      </w:r>
      <w:sdt>
        <w:sdtPr>
          <w:tag w:val="goog_rdk_229"/>
        </w:sdtPr>
        <w:sdtContent>
          <w:ins w:author="Fred S. B." w:id="79" w:date="2024-10-08T10:20:21Z">
            <w:r w:rsidDel="00000000" w:rsidR="00000000" w:rsidRPr="00000000">
              <w:rPr>
                <w:rFonts w:ascii="Verdana" w:cs="Verdana" w:eastAsia="Verdana" w:hAnsi="Verdana"/>
                <w:color w:val="434343"/>
                <w:sz w:val="17"/>
                <w:szCs w:val="17"/>
                <w:rtl w:val="0"/>
              </w:rPr>
              <w:t xml:space="preserve">)</w:t>
            </w:r>
          </w:ins>
        </w:sdtContent>
      </w:sdt>
      <w:r w:rsidDel="00000000" w:rsidR="00000000" w:rsidRPr="00000000">
        <w:rPr>
          <w:rFonts w:ascii="Verdana" w:cs="Verdana" w:eastAsia="Verdana" w:hAnsi="Verdana"/>
          <w:color w:val="434343"/>
          <w:sz w:val="17"/>
          <w:szCs w:val="17"/>
          <w:rtl w:val="0"/>
        </w:rPr>
        <w:t xml:space="preserve">, are already met </w:t>
      </w:r>
      <w:sdt>
        <w:sdtPr>
          <w:tag w:val="goog_rdk_230"/>
        </w:sdtPr>
        <w:sdtContent>
          <w:ins w:author="Fred S. B." w:id="80" w:date="2024-10-08T10:22:35Z">
            <w:r w:rsidDel="00000000" w:rsidR="00000000" w:rsidRPr="00000000">
              <w:rPr>
                <w:rFonts w:ascii="Verdana" w:cs="Verdana" w:eastAsia="Verdana" w:hAnsi="Verdana"/>
                <w:color w:val="434343"/>
                <w:sz w:val="17"/>
                <w:szCs w:val="17"/>
                <w:rtl w:val="0"/>
              </w:rPr>
              <w:t xml:space="preserve">regarding the</w:t>
            </w:r>
          </w:ins>
        </w:sdtContent>
      </w:sdt>
      <w:sdt>
        <w:sdtPr>
          <w:tag w:val="goog_rdk_231"/>
        </w:sdtPr>
        <w:sdtContent>
          <w:del w:author="Fred S. B." w:id="80" w:date="2024-10-08T10:22:35Z">
            <w:r w:rsidDel="00000000" w:rsidR="00000000" w:rsidRPr="00000000">
              <w:rPr>
                <w:rFonts w:ascii="Verdana" w:cs="Verdana" w:eastAsia="Verdana" w:hAnsi="Verdana"/>
                <w:color w:val="434343"/>
                <w:sz w:val="17"/>
                <w:szCs w:val="17"/>
                <w:rtl w:val="0"/>
              </w:rPr>
              <w:delText xml:space="preserve">during </w:delText>
            </w:r>
          </w:del>
        </w:sdtContent>
      </w:sdt>
      <w:r w:rsidDel="00000000" w:rsidR="00000000" w:rsidRPr="00000000">
        <w:rPr>
          <w:rFonts w:ascii="Verdana" w:cs="Verdana" w:eastAsia="Verdana" w:hAnsi="Verdana"/>
          <w:color w:val="434343"/>
          <w:sz w:val="17"/>
          <w:szCs w:val="17"/>
          <w:rtl w:val="0"/>
        </w:rPr>
        <w:t xml:space="preserve">Proposal phase </w:t>
      </w:r>
      <w:sdt>
        <w:sdtPr>
          <w:tag w:val="goog_rdk_232"/>
        </w:sdtPr>
        <w:sdtContent>
          <w:del w:author="Fred S. B." w:id="81" w:date="2024-10-08T10:22:42Z">
            <w:r w:rsidDel="00000000" w:rsidR="00000000" w:rsidRPr="00000000">
              <w:rPr>
                <w:rFonts w:ascii="Verdana" w:cs="Verdana" w:eastAsia="Verdana" w:hAnsi="Verdana"/>
                <w:color w:val="434343"/>
                <w:sz w:val="17"/>
                <w:szCs w:val="17"/>
                <w:rtl w:val="0"/>
              </w:rPr>
              <w:delText xml:space="preserve">(as far as they concern that phase)</w:delText>
            </w:r>
          </w:del>
        </w:sdtContent>
      </w:sdt>
      <w:r w:rsidDel="00000000" w:rsidR="00000000" w:rsidRPr="00000000">
        <w:rPr>
          <w:rFonts w:ascii="Verdana" w:cs="Verdana" w:eastAsia="Verdana" w:hAnsi="Verdana"/>
          <w:color w:val="434343"/>
          <w:sz w:val="17"/>
          <w:szCs w:val="17"/>
          <w:rtl w:val="0"/>
        </w:rPr>
        <w:t xml:space="preserve">, have been agreed upon by the proposers (in so far </w:t>
      </w:r>
      <w:sdt>
        <w:sdtPr>
          <w:tag w:val="goog_rdk_233"/>
        </w:sdtPr>
        <w:sdtContent>
          <w:ins w:author="Fred S. B." w:id="82" w:date="2024-10-08T10:22:51Z">
            <w:r w:rsidDel="00000000" w:rsidR="00000000" w:rsidRPr="00000000">
              <w:rPr>
                <w:rFonts w:ascii="Verdana" w:cs="Verdana" w:eastAsia="Verdana" w:hAnsi="Verdana"/>
                <w:color w:val="434343"/>
                <w:sz w:val="17"/>
                <w:szCs w:val="17"/>
                <w:rtl w:val="0"/>
              </w:rPr>
              <w:t xml:space="preserve">as </w:t>
            </w:r>
          </w:ins>
        </w:sdtContent>
      </w:sdt>
      <w:r w:rsidDel="00000000" w:rsidR="00000000" w:rsidRPr="00000000">
        <w:rPr>
          <w:rFonts w:ascii="Verdana" w:cs="Verdana" w:eastAsia="Verdana" w:hAnsi="Verdana"/>
          <w:color w:val="434343"/>
          <w:sz w:val="17"/>
          <w:szCs w:val="17"/>
          <w:rtl w:val="0"/>
        </w:rPr>
        <w:t xml:space="preserve">COST MC decisions are concerned)</w:t>
      </w:r>
      <w:sdt>
        <w:sdtPr>
          <w:tag w:val="goog_rdk_234"/>
        </w:sdtPr>
        <w:sdtContent>
          <w:ins w:author="Fred S. B." w:id="83" w:date="2024-10-08T10:22:59Z">
            <w:r w:rsidDel="00000000" w:rsidR="00000000" w:rsidRPr="00000000">
              <w:rPr>
                <w:rFonts w:ascii="Verdana" w:cs="Verdana" w:eastAsia="Verdana" w:hAnsi="Verdana"/>
                <w:color w:val="434343"/>
                <w:sz w:val="17"/>
                <w:szCs w:val="17"/>
                <w:rtl w:val="0"/>
              </w:rPr>
              <w:t xml:space="preserve">,</w:t>
            </w:r>
          </w:ins>
        </w:sdtContent>
      </w:sdt>
      <w:r w:rsidDel="00000000" w:rsidR="00000000" w:rsidRPr="00000000">
        <w:rPr>
          <w:rFonts w:ascii="Verdana" w:cs="Verdana" w:eastAsia="Verdana" w:hAnsi="Verdana"/>
          <w:color w:val="434343"/>
          <w:sz w:val="17"/>
          <w:szCs w:val="17"/>
          <w:rtl w:val="0"/>
        </w:rPr>
        <w:t xml:space="preserve"> or will be our guiding principles.</w:t>
      </w:r>
    </w:p>
    <w:p w:rsidR="00000000" w:rsidDel="00000000" w:rsidP="00000000" w:rsidRDefault="00000000" w:rsidRPr="00000000" w14:paraId="00000020">
      <w:pPr>
        <w:shd w:fill="fcfcfc" w:val="clear"/>
        <w:spacing w:after="160" w:before="160" w:lineRule="auto"/>
        <w:rPr>
          <w:rFonts w:ascii="Verdana" w:cs="Verdana" w:eastAsia="Verdana" w:hAnsi="Verdana"/>
          <w:color w:val="434343"/>
          <w:sz w:val="17"/>
          <w:szCs w:val="17"/>
        </w:rPr>
      </w:pPr>
      <w:r w:rsidDel="00000000" w:rsidR="00000000" w:rsidRPr="00000000">
        <w:rPr>
          <w:rFonts w:ascii="Verdana" w:cs="Verdana" w:eastAsia="Verdana" w:hAnsi="Verdana"/>
          <w:color w:val="434343"/>
          <w:sz w:val="17"/>
          <w:szCs w:val="17"/>
          <w:rtl w:val="0"/>
        </w:rPr>
        <w:t xml:space="preserve">Specifically: </w:t>
      </w:r>
    </w:p>
    <w:p w:rsidR="00000000" w:rsidDel="00000000" w:rsidP="00000000" w:rsidRDefault="00000000" w:rsidRPr="00000000" w14:paraId="00000021">
      <w:pPr>
        <w:shd w:fill="fcfcfc" w:val="clear"/>
        <w:spacing w:after="160" w:before="160" w:lineRule="auto"/>
        <w:rPr>
          <w:rFonts w:ascii="Verdana" w:cs="Verdana" w:eastAsia="Verdana" w:hAnsi="Verdana"/>
          <w:b w:val="1"/>
          <w:color w:val="434343"/>
          <w:sz w:val="17"/>
          <w:szCs w:val="17"/>
        </w:rPr>
      </w:pPr>
      <w:r w:rsidDel="00000000" w:rsidR="00000000" w:rsidRPr="00000000">
        <w:rPr>
          <w:rFonts w:ascii="Verdana" w:cs="Verdana" w:eastAsia="Verdana" w:hAnsi="Verdana"/>
          <w:b w:val="1"/>
          <w:color w:val="434343"/>
          <w:sz w:val="17"/>
          <w:szCs w:val="17"/>
          <w:rtl w:val="0"/>
        </w:rPr>
        <w:t xml:space="preserve">5.1 Promoting and spreading excellence</w:t>
      </w:r>
    </w:p>
    <w:p w:rsidR="00000000" w:rsidDel="00000000" w:rsidP="00000000" w:rsidRDefault="00000000" w:rsidRPr="00000000" w14:paraId="00000022">
      <w:pPr>
        <w:numPr>
          <w:ilvl w:val="0"/>
          <w:numId w:val="5"/>
        </w:numPr>
        <w:shd w:fill="fcfcfc" w:val="clear"/>
        <w:spacing w:after="0" w:afterAutospacing="0" w:before="160" w:lineRule="auto"/>
        <w:ind w:left="720" w:hanging="360"/>
        <w:jc w:val="left"/>
        <w:rPr>
          <w:color w:val="434343"/>
        </w:rPr>
      </w:pPr>
      <w:sdt>
        <w:sdtPr>
          <w:tag w:val="goog_rdk_236"/>
        </w:sdtPr>
        <w:sdtContent>
          <w:ins w:author="Fred S. B." w:id="84" w:date="2024-10-08T10:23:48Z">
            <w:r w:rsidDel="00000000" w:rsidR="00000000" w:rsidRPr="00000000">
              <w:rPr>
                <w:rFonts w:ascii="Verdana" w:cs="Verdana" w:eastAsia="Verdana" w:hAnsi="Verdana"/>
                <w:b w:val="1"/>
                <w:color w:val="434343"/>
                <w:sz w:val="17"/>
                <w:szCs w:val="17"/>
                <w:rtl w:val="0"/>
              </w:rPr>
              <w:t xml:space="preserve">ITCs: </w:t>
            </w:r>
          </w:ins>
        </w:sdtContent>
      </w:sdt>
      <w:r w:rsidDel="00000000" w:rsidR="00000000" w:rsidRPr="00000000">
        <w:rPr>
          <w:rFonts w:ascii="Verdana" w:cs="Verdana" w:eastAsia="Verdana" w:hAnsi="Verdana"/>
          <w:color w:val="434343"/>
          <w:sz w:val="17"/>
          <w:szCs w:val="17"/>
          <w:rtl w:val="0"/>
        </w:rPr>
        <w:t xml:space="preserve">92% of ITCs (23/25) are in our Action during the proposal phase (COST Target: 50%).</w:t>
      </w:r>
    </w:p>
    <w:p w:rsidR="00000000" w:rsidDel="00000000" w:rsidP="00000000" w:rsidRDefault="00000000" w:rsidRPr="00000000" w14:paraId="00000023">
      <w:pPr>
        <w:numPr>
          <w:ilvl w:val="0"/>
          <w:numId w:val="5"/>
        </w:numPr>
        <w:shd w:fill="fcfcfc" w:val="clear"/>
        <w:spacing w:after="0" w:afterAutospacing="0" w:before="0" w:beforeAutospacing="0" w:lineRule="auto"/>
        <w:ind w:left="720" w:hanging="360"/>
        <w:jc w:val="left"/>
        <w:rPr>
          <w:color w:val="434343"/>
        </w:rPr>
      </w:pPr>
      <w:sdt>
        <w:sdtPr>
          <w:tag w:val="goog_rdk_238"/>
        </w:sdtPr>
        <w:sdtContent>
          <w:ins w:author="Fred S. B." w:id="85" w:date="2024-10-08T10:24:04Z">
            <w:r w:rsidDel="00000000" w:rsidR="00000000" w:rsidRPr="00000000">
              <w:rPr>
                <w:rFonts w:ascii="Verdana" w:cs="Verdana" w:eastAsia="Verdana" w:hAnsi="Verdana"/>
                <w:color w:val="434343"/>
                <w:sz w:val="17"/>
                <w:szCs w:val="17"/>
                <w:rtl w:val="0"/>
              </w:rPr>
              <w:t xml:space="preserve">Leadership Positions: </w:t>
            </w:r>
          </w:ins>
        </w:sdtContent>
      </w:sdt>
      <w:r w:rsidDel="00000000" w:rsidR="00000000" w:rsidRPr="00000000">
        <w:rPr>
          <w:rFonts w:ascii="Verdana" w:cs="Verdana" w:eastAsia="Verdana" w:hAnsi="Verdana"/>
          <w:color w:val="434343"/>
          <w:sz w:val="17"/>
          <w:szCs w:val="17"/>
          <w:rtl w:val="0"/>
        </w:rPr>
        <w:t xml:space="preserve">A minimum of four leadership positions are filled by ITC participants, as described under </w:t>
      </w:r>
      <w:sdt>
        <w:sdtPr>
          <w:tag w:val="goog_rdk_239"/>
        </w:sdtPr>
        <w:sdtContent>
          <w:ins w:author="Fred S. B." w:id="86" w:date="2024-10-08T10:24:17Z">
            <w:r w:rsidDel="00000000" w:rsidR="00000000" w:rsidRPr="00000000">
              <w:rPr>
                <w:rFonts w:ascii="Verdana" w:cs="Verdana" w:eastAsia="Verdana" w:hAnsi="Verdana"/>
                <w:color w:val="434343"/>
                <w:sz w:val="17"/>
                <w:szCs w:val="17"/>
                <w:rtl w:val="0"/>
              </w:rPr>
              <w:t xml:space="preserve">section </w:t>
            </w:r>
          </w:ins>
        </w:sdtContent>
      </w:sdt>
      <w:sdt>
        <w:sdtPr>
          <w:tag w:val="goog_rdk_240"/>
        </w:sdtPr>
        <w:sdtContent>
          <w:ins w:author="Alessandra Tanda" w:id="87" w:date="2024-10-03T06:49:59Z">
            <w:sdt>
              <w:sdtPr>
                <w:tag w:val="goog_rdk_241"/>
              </w:sdtPr>
              <w:sdtContent>
                <w:del w:author="Fred S. B." w:id="86" w:date="2024-10-08T10:24:17Z">
                  <w:r w:rsidDel="00000000" w:rsidR="00000000" w:rsidRPr="00000000">
                    <w:rPr>
                      <w:rFonts w:ascii="Verdana" w:cs="Verdana" w:eastAsia="Verdana" w:hAnsi="Verdana"/>
                      <w:color w:val="434343"/>
                      <w:sz w:val="17"/>
                      <w:szCs w:val="17"/>
                      <w:rtl w:val="0"/>
                    </w:rPr>
                    <w:delText xml:space="preserve">par. </w:delText>
                  </w:r>
                </w:del>
              </w:sdtContent>
            </w:sdt>
          </w:ins>
        </w:sdtContent>
      </w:sdt>
      <w:r w:rsidDel="00000000" w:rsidR="00000000" w:rsidRPr="00000000">
        <w:rPr>
          <w:rFonts w:ascii="Verdana" w:cs="Verdana" w:eastAsia="Verdana" w:hAnsi="Verdana"/>
          <w:color w:val="434343"/>
          <w:sz w:val="17"/>
          <w:szCs w:val="17"/>
          <w:rtl w:val="0"/>
        </w:rPr>
        <w:t xml:space="preserve">1. (COST Target: three). </w:t>
      </w:r>
    </w:p>
    <w:p w:rsidR="00000000" w:rsidDel="00000000" w:rsidP="00000000" w:rsidRDefault="00000000" w:rsidRPr="00000000" w14:paraId="00000024">
      <w:pPr>
        <w:numPr>
          <w:ilvl w:val="0"/>
          <w:numId w:val="5"/>
        </w:numPr>
        <w:shd w:fill="fcfcfc" w:val="clear"/>
        <w:spacing w:after="0" w:afterAutospacing="0" w:before="0" w:beforeAutospacing="0" w:lineRule="auto"/>
        <w:ind w:left="720" w:hanging="360"/>
        <w:jc w:val="left"/>
        <w:rPr>
          <w:color w:val="434343"/>
        </w:rPr>
      </w:pPr>
      <w:sdt>
        <w:sdtPr>
          <w:tag w:val="goog_rdk_243"/>
        </w:sdtPr>
        <w:sdtContent>
          <w:ins w:author="Fred S. B." w:id="88" w:date="2024-10-08T10:24:26Z">
            <w:r w:rsidDel="00000000" w:rsidR="00000000" w:rsidRPr="00000000">
              <w:rPr>
                <w:rFonts w:ascii="Verdana" w:cs="Verdana" w:eastAsia="Verdana" w:hAnsi="Verdana"/>
                <w:color w:val="434343"/>
                <w:sz w:val="17"/>
                <w:szCs w:val="17"/>
                <w:rtl w:val="0"/>
              </w:rPr>
              <w:t xml:space="preserve">Budget Allocation: F</w:t>
            </w:r>
          </w:ins>
        </w:sdtContent>
      </w:sdt>
      <w:sdt>
        <w:sdtPr>
          <w:tag w:val="goog_rdk_244"/>
        </w:sdtPr>
        <w:sdtContent>
          <w:del w:author="Fred S. B." w:id="88" w:date="2024-10-08T10:24:26Z">
            <w:r w:rsidDel="00000000" w:rsidR="00000000" w:rsidRPr="00000000">
              <w:rPr>
                <w:rFonts w:ascii="Verdana" w:cs="Verdana" w:eastAsia="Verdana" w:hAnsi="Verdana"/>
                <w:color w:val="434343"/>
                <w:sz w:val="17"/>
                <w:szCs w:val="17"/>
                <w:rtl w:val="0"/>
              </w:rPr>
              <w:delText xml:space="preserve">Our Action has agreed, f</w:delText>
            </w:r>
          </w:del>
        </w:sdtContent>
      </w:sdt>
      <w:r w:rsidDel="00000000" w:rsidR="00000000" w:rsidRPr="00000000">
        <w:rPr>
          <w:rFonts w:ascii="Verdana" w:cs="Verdana" w:eastAsia="Verdana" w:hAnsi="Verdana"/>
          <w:color w:val="434343"/>
          <w:sz w:val="17"/>
          <w:szCs w:val="17"/>
          <w:rtl w:val="0"/>
        </w:rPr>
        <w:t xml:space="preserve">rom day one</w:t>
      </w:r>
      <w:sdt>
        <w:sdtPr>
          <w:tag w:val="goog_rdk_245"/>
        </w:sdtPr>
        <w:sdtContent>
          <w:del w:author="Fred S. B." w:id="89" w:date="2024-10-08T10:24:42Z">
            <w:r w:rsidDel="00000000" w:rsidR="00000000" w:rsidRPr="00000000">
              <w:rPr>
                <w:rFonts w:ascii="Verdana" w:cs="Verdana" w:eastAsia="Verdana" w:hAnsi="Verdana"/>
                <w:color w:val="434343"/>
                <w:sz w:val="17"/>
                <w:szCs w:val="17"/>
                <w:rtl w:val="0"/>
              </w:rPr>
              <w:delText xml:space="preserve"> on</w:delText>
            </w:r>
          </w:del>
        </w:sdtContent>
      </w:sdt>
      <w:r w:rsidDel="00000000" w:rsidR="00000000" w:rsidRPr="00000000">
        <w:rPr>
          <w:rFonts w:ascii="Verdana" w:cs="Verdana" w:eastAsia="Verdana" w:hAnsi="Verdana"/>
          <w:color w:val="434343"/>
          <w:sz w:val="17"/>
          <w:szCs w:val="17"/>
          <w:rtl w:val="0"/>
        </w:rPr>
        <w:t xml:space="preserve">, </w:t>
      </w:r>
      <w:sdt>
        <w:sdtPr>
          <w:tag w:val="goog_rdk_246"/>
        </w:sdtPr>
        <w:sdtContent>
          <w:del w:author="Fred S. B." w:id="90" w:date="2024-10-08T10:24:46Z">
            <w:r w:rsidDel="00000000" w:rsidR="00000000" w:rsidRPr="00000000">
              <w:rPr>
                <w:rFonts w:ascii="Verdana" w:cs="Verdana" w:eastAsia="Verdana" w:hAnsi="Verdana"/>
                <w:color w:val="434343"/>
                <w:sz w:val="17"/>
                <w:szCs w:val="17"/>
                <w:rtl w:val="0"/>
              </w:rPr>
              <w:delText xml:space="preserve">that </w:delText>
            </w:r>
          </w:del>
        </w:sdtContent>
      </w:sdt>
      <w:r w:rsidDel="00000000" w:rsidR="00000000" w:rsidRPr="00000000">
        <w:rPr>
          <w:rFonts w:ascii="Verdana" w:cs="Verdana" w:eastAsia="Verdana" w:hAnsi="Verdana"/>
          <w:color w:val="434343"/>
          <w:sz w:val="17"/>
          <w:szCs w:val="17"/>
          <w:rtl w:val="0"/>
        </w:rPr>
        <w:t xml:space="preserve">50% of the budget will be invested in ITCs</w:t>
      </w:r>
      <w:sdt>
        <w:sdtPr>
          <w:tag w:val="goog_rdk_247"/>
        </w:sdtPr>
        <w:sdtContent>
          <w:ins w:author="Fred S. B." w:id="91" w:date="2024-10-08T10:24:57Z">
            <w:r w:rsidDel="00000000" w:rsidR="00000000" w:rsidRPr="00000000">
              <w:rPr>
                <w:rFonts w:ascii="Verdana" w:cs="Verdana" w:eastAsia="Verdana" w:hAnsi="Verdana"/>
                <w:color w:val="434343"/>
                <w:sz w:val="17"/>
                <w:szCs w:val="17"/>
                <w:rtl w:val="0"/>
              </w:rPr>
              <w:t xml:space="preserve">,</w:t>
            </w:r>
          </w:ins>
        </w:sdtContent>
      </w:sdt>
      <w:sdt>
        <w:sdtPr>
          <w:tag w:val="goog_rdk_248"/>
        </w:sdtPr>
        <w:sdtContent>
          <w:del w:author="Fred S. B." w:id="91" w:date="2024-10-08T10:24:57Z">
            <w:r w:rsidDel="00000000" w:rsidR="00000000" w:rsidRPr="00000000">
              <w:rPr>
                <w:rFonts w:ascii="Verdana" w:cs="Verdana" w:eastAsia="Verdana" w:hAnsi="Verdana"/>
                <w:color w:val="434343"/>
                <w:sz w:val="17"/>
                <w:szCs w:val="17"/>
                <w:rtl w:val="0"/>
              </w:rPr>
              <w:delText xml:space="preserve">/</w:delText>
            </w:r>
          </w:del>
        </w:sdtContent>
      </w:sdt>
      <w:sdt>
        <w:sdtPr>
          <w:tag w:val="goog_rdk_249"/>
        </w:sdtPr>
        <w:sdtContent>
          <w:ins w:author="Fred S. B." w:id="91" w:date="2024-10-08T10:24:57Z">
            <w:r w:rsidDel="00000000" w:rsidR="00000000" w:rsidRPr="00000000">
              <w:rPr>
                <w:rFonts w:ascii="Verdana" w:cs="Verdana" w:eastAsia="Verdana" w:hAnsi="Verdana"/>
                <w:color w:val="434343"/>
                <w:sz w:val="17"/>
                <w:szCs w:val="17"/>
                <w:rtl w:val="0"/>
              </w:rPr>
              <w:t xml:space="preserve">and/or</w:t>
            </w:r>
          </w:ins>
        </w:sdtContent>
      </w:sdt>
      <w:r w:rsidDel="00000000" w:rsidR="00000000" w:rsidRPr="00000000">
        <w:rPr>
          <w:rFonts w:ascii="Verdana" w:cs="Verdana" w:eastAsia="Verdana" w:hAnsi="Verdana"/>
          <w:color w:val="434343"/>
          <w:sz w:val="17"/>
          <w:szCs w:val="17"/>
          <w:rtl w:val="0"/>
        </w:rPr>
        <w:t xml:space="preserve"> </w:t>
      </w:r>
      <w:sdt>
        <w:sdtPr>
          <w:tag w:val="goog_rdk_250"/>
        </w:sdtPr>
        <w:sdtContent>
          <w:del w:author="Fred S. B." w:id="92" w:date="2024-10-08T10:25:04Z">
            <w:r w:rsidDel="00000000" w:rsidR="00000000" w:rsidRPr="00000000">
              <w:rPr>
                <w:rFonts w:ascii="Verdana" w:cs="Verdana" w:eastAsia="Verdana" w:hAnsi="Verdana"/>
                <w:color w:val="434343"/>
                <w:sz w:val="17"/>
                <w:szCs w:val="17"/>
                <w:rtl w:val="0"/>
              </w:rPr>
              <w:delText xml:space="preserve">activities in </w:delText>
            </w:r>
          </w:del>
        </w:sdtContent>
      </w:sdt>
      <w:r w:rsidDel="00000000" w:rsidR="00000000" w:rsidRPr="00000000">
        <w:rPr>
          <w:rFonts w:ascii="Verdana" w:cs="Verdana" w:eastAsia="Verdana" w:hAnsi="Verdana"/>
          <w:color w:val="434343"/>
          <w:sz w:val="17"/>
          <w:szCs w:val="17"/>
          <w:rtl w:val="0"/>
        </w:rPr>
        <w:t xml:space="preserve">ITC</w:t>
      </w:r>
      <w:sdt>
        <w:sdtPr>
          <w:tag w:val="goog_rdk_251"/>
        </w:sdtPr>
        <w:sdtContent>
          <w:del w:author="Fred S. B." w:id="93" w:date="2024-10-08T10:25:07Z">
            <w:r w:rsidDel="00000000" w:rsidR="00000000" w:rsidRPr="00000000">
              <w:rPr>
                <w:rFonts w:ascii="Verdana" w:cs="Verdana" w:eastAsia="Verdana" w:hAnsi="Verdana"/>
                <w:color w:val="434343"/>
                <w:sz w:val="17"/>
                <w:szCs w:val="17"/>
                <w:rtl w:val="0"/>
              </w:rPr>
              <w:delText xml:space="preserve">s and/or ITC </w:delText>
            </w:r>
          </w:del>
        </w:sdtContent>
      </w:sdt>
      <w:r w:rsidDel="00000000" w:rsidR="00000000" w:rsidRPr="00000000">
        <w:rPr>
          <w:rFonts w:ascii="Verdana" w:cs="Verdana" w:eastAsia="Verdana" w:hAnsi="Verdana"/>
          <w:color w:val="434343"/>
          <w:sz w:val="17"/>
          <w:szCs w:val="17"/>
          <w:rtl w:val="0"/>
        </w:rPr>
        <w:t xml:space="preserve">researchers (COST target: 50%).</w:t>
      </w:r>
    </w:p>
    <w:p w:rsidR="00000000" w:rsidDel="00000000" w:rsidP="00000000" w:rsidRDefault="00000000" w:rsidRPr="00000000" w14:paraId="00000025">
      <w:pPr>
        <w:numPr>
          <w:ilvl w:val="0"/>
          <w:numId w:val="5"/>
        </w:numPr>
        <w:shd w:fill="fcfcfc" w:val="clear"/>
        <w:spacing w:after="160" w:before="0" w:beforeAutospacing="0" w:lineRule="auto"/>
        <w:ind w:left="720" w:hanging="360"/>
        <w:jc w:val="left"/>
        <w:rPr>
          <w:color w:val="434343"/>
        </w:rPr>
      </w:pPr>
      <w:sdt>
        <w:sdtPr>
          <w:tag w:val="goog_rdk_253"/>
        </w:sdtPr>
        <w:sdtContent>
          <w:ins w:author="Fred S. B." w:id="94" w:date="2024-10-08T10:25:14Z">
            <w:r w:rsidDel="00000000" w:rsidR="00000000" w:rsidRPr="00000000">
              <w:rPr>
                <w:rFonts w:ascii="Verdana" w:cs="Verdana" w:eastAsia="Verdana" w:hAnsi="Verdana"/>
                <w:color w:val="434343"/>
                <w:sz w:val="17"/>
                <w:szCs w:val="17"/>
                <w:rtl w:val="0"/>
              </w:rPr>
              <w:t xml:space="preserve">Gender Balance in Leadership: </w:t>
            </w:r>
          </w:ins>
        </w:sdtContent>
      </w:sdt>
      <w:r w:rsidDel="00000000" w:rsidR="00000000" w:rsidRPr="00000000">
        <w:rPr>
          <w:rFonts w:ascii="Verdana" w:cs="Verdana" w:eastAsia="Verdana" w:hAnsi="Verdana"/>
          <w:color w:val="434343"/>
          <w:sz w:val="17"/>
          <w:szCs w:val="17"/>
          <w:rtl w:val="0"/>
        </w:rPr>
        <w:t xml:space="preserve">50% of leadership positions will be occupied by female researchers, as described under</w:t>
      </w:r>
      <w:sdt>
        <w:sdtPr>
          <w:tag w:val="goog_rdk_254"/>
        </w:sdtPr>
        <w:sdtContent>
          <w:ins w:author="Alessandra Tanda" w:id="95" w:date="2024-10-03T06:50:08Z">
            <w:r w:rsidDel="00000000" w:rsidR="00000000" w:rsidRPr="00000000">
              <w:rPr>
                <w:rFonts w:ascii="Verdana" w:cs="Verdana" w:eastAsia="Verdana" w:hAnsi="Verdana"/>
                <w:color w:val="434343"/>
                <w:sz w:val="17"/>
                <w:szCs w:val="17"/>
                <w:rtl w:val="0"/>
              </w:rPr>
              <w:t xml:space="preserve"> </w:t>
            </w:r>
          </w:ins>
        </w:sdtContent>
      </w:sdt>
      <w:sdt>
        <w:sdtPr>
          <w:tag w:val="goog_rdk_255"/>
        </w:sdtPr>
        <w:sdtContent>
          <w:ins w:author="Fred S. B." w:id="96" w:date="2024-10-08T10:25:40Z">
            <w:r w:rsidDel="00000000" w:rsidR="00000000" w:rsidRPr="00000000">
              <w:rPr>
                <w:rFonts w:ascii="Verdana" w:cs="Verdana" w:eastAsia="Verdana" w:hAnsi="Verdana"/>
                <w:color w:val="434343"/>
                <w:sz w:val="17"/>
                <w:szCs w:val="17"/>
                <w:rtl w:val="0"/>
              </w:rPr>
              <w:t xml:space="preserve">section</w:t>
            </w:r>
          </w:ins>
        </w:sdtContent>
      </w:sdt>
      <w:sdt>
        <w:sdtPr>
          <w:tag w:val="goog_rdk_256"/>
        </w:sdtPr>
        <w:sdtContent>
          <w:ins w:author="Alessandra Tanda" w:id="95" w:date="2024-10-03T06:50:08Z">
            <w:sdt>
              <w:sdtPr>
                <w:tag w:val="goog_rdk_257"/>
              </w:sdtPr>
              <w:sdtContent>
                <w:del w:author="Fred S. B." w:id="96" w:date="2024-10-08T10:25:40Z">
                  <w:r w:rsidDel="00000000" w:rsidR="00000000" w:rsidRPr="00000000">
                    <w:rPr>
                      <w:rFonts w:ascii="Verdana" w:cs="Verdana" w:eastAsia="Verdana" w:hAnsi="Verdana"/>
                      <w:color w:val="434343"/>
                      <w:sz w:val="17"/>
                      <w:szCs w:val="17"/>
                      <w:rtl w:val="0"/>
                    </w:rPr>
                    <w:delText xml:space="preserve">par.</w:delText>
                  </w:r>
                </w:del>
              </w:sdtContent>
            </w:sdt>
          </w:ins>
        </w:sdtContent>
      </w:sdt>
      <w:r w:rsidDel="00000000" w:rsidR="00000000" w:rsidRPr="00000000">
        <w:rPr>
          <w:rFonts w:ascii="Verdana" w:cs="Verdana" w:eastAsia="Verdana" w:hAnsi="Verdana"/>
          <w:color w:val="434343"/>
          <w:sz w:val="17"/>
          <w:szCs w:val="17"/>
          <w:rtl w:val="0"/>
        </w:rPr>
        <w:t xml:space="preserve"> 1. (COST target: 50%).</w:t>
      </w:r>
    </w:p>
    <w:p w:rsidR="00000000" w:rsidDel="00000000" w:rsidP="00000000" w:rsidRDefault="00000000" w:rsidRPr="00000000" w14:paraId="00000026">
      <w:pPr>
        <w:shd w:fill="fcfcfc" w:val="clear"/>
        <w:spacing w:after="160" w:before="160" w:lineRule="auto"/>
        <w:rPr>
          <w:rFonts w:ascii="Verdana" w:cs="Verdana" w:eastAsia="Verdana" w:hAnsi="Verdana"/>
          <w:b w:val="1"/>
          <w:color w:val="434343"/>
          <w:sz w:val="17"/>
          <w:szCs w:val="17"/>
        </w:rPr>
      </w:pPr>
      <w:r w:rsidDel="00000000" w:rsidR="00000000" w:rsidRPr="00000000">
        <w:rPr>
          <w:rFonts w:ascii="Verdana" w:cs="Verdana" w:eastAsia="Verdana" w:hAnsi="Verdana"/>
          <w:b w:val="1"/>
          <w:color w:val="434343"/>
          <w:sz w:val="17"/>
          <w:szCs w:val="17"/>
          <w:rtl w:val="0"/>
        </w:rPr>
        <w:t xml:space="preserve">5.2 Fostering interdisciplinary research for breakthrough science</w:t>
      </w:r>
    </w:p>
    <w:p w:rsidR="00000000" w:rsidDel="00000000" w:rsidP="00000000" w:rsidRDefault="00000000" w:rsidRPr="00000000" w14:paraId="00000027">
      <w:pPr>
        <w:numPr>
          <w:ilvl w:val="0"/>
          <w:numId w:val="6"/>
        </w:numPr>
        <w:shd w:fill="fcfcfc" w:val="clear"/>
        <w:spacing w:after="0" w:afterAutospacing="0" w:before="160" w:lineRule="auto"/>
        <w:ind w:left="720" w:hanging="360"/>
        <w:jc w:val="left"/>
        <w:rPr>
          <w:color w:val="434343"/>
        </w:rPr>
      </w:pPr>
      <w:sdt>
        <w:sdtPr>
          <w:tag w:val="goog_rdk_259"/>
        </w:sdtPr>
        <w:sdtContent>
          <w:ins w:author="Fred S. B." w:id="97" w:date="2024-10-08T10:25:49Z">
            <w:r w:rsidDel="00000000" w:rsidR="00000000" w:rsidRPr="00000000">
              <w:rPr>
                <w:rFonts w:ascii="Verdana" w:cs="Verdana" w:eastAsia="Verdana" w:hAnsi="Verdana"/>
                <w:b w:val="1"/>
                <w:color w:val="434343"/>
                <w:sz w:val="17"/>
                <w:szCs w:val="17"/>
                <w:rtl w:val="0"/>
              </w:rPr>
              <w:t xml:space="preserve">Scientific Disciplines: </w:t>
            </w:r>
          </w:ins>
        </w:sdtContent>
      </w:sdt>
      <w:r w:rsidDel="00000000" w:rsidR="00000000" w:rsidRPr="00000000">
        <w:rPr>
          <w:rFonts w:ascii="Verdana" w:cs="Verdana" w:eastAsia="Verdana" w:hAnsi="Verdana"/>
          <w:color w:val="434343"/>
          <w:sz w:val="17"/>
          <w:szCs w:val="17"/>
          <w:rtl w:val="0"/>
        </w:rPr>
        <w:t xml:space="preserve">Our Action has four science disciplines substantially represented and </w:t>
      </w:r>
      <w:sdt>
        <w:sdtPr>
          <w:tag w:val="goog_rdk_260"/>
        </w:sdtPr>
        <w:sdtContent>
          <w:del w:author="Fred S. B." w:id="98" w:date="2024-10-08T10:26:08Z">
            <w:r w:rsidDel="00000000" w:rsidR="00000000" w:rsidRPr="00000000">
              <w:rPr>
                <w:rFonts w:ascii="Verdana" w:cs="Verdana" w:eastAsia="Verdana" w:hAnsi="Verdana"/>
                <w:color w:val="434343"/>
                <w:sz w:val="17"/>
                <w:szCs w:val="17"/>
                <w:rtl w:val="0"/>
              </w:rPr>
              <w:delText xml:space="preserve">we </w:delText>
            </w:r>
          </w:del>
        </w:sdtContent>
      </w:sdt>
      <w:r w:rsidDel="00000000" w:rsidR="00000000" w:rsidRPr="00000000">
        <w:rPr>
          <w:rFonts w:ascii="Verdana" w:cs="Verdana" w:eastAsia="Verdana" w:hAnsi="Verdana"/>
          <w:color w:val="434343"/>
          <w:sz w:val="17"/>
          <w:szCs w:val="17"/>
          <w:rtl w:val="0"/>
        </w:rPr>
        <w:t xml:space="preserve">aim</w:t>
      </w:r>
      <w:sdt>
        <w:sdtPr>
          <w:tag w:val="goog_rdk_261"/>
        </w:sdtPr>
        <w:sdtContent>
          <w:ins w:author="Fred S. B." w:id="99" w:date="2024-10-08T10:26:07Z">
            <w:r w:rsidDel="00000000" w:rsidR="00000000" w:rsidRPr="00000000">
              <w:rPr>
                <w:rFonts w:ascii="Verdana" w:cs="Verdana" w:eastAsia="Verdana" w:hAnsi="Verdana"/>
                <w:color w:val="434343"/>
                <w:sz w:val="17"/>
                <w:szCs w:val="17"/>
                <w:rtl w:val="0"/>
              </w:rPr>
              <w:t xml:space="preserve">s</w:t>
            </w:r>
          </w:ins>
        </w:sdtContent>
      </w:sdt>
      <w:r w:rsidDel="00000000" w:rsidR="00000000" w:rsidRPr="00000000">
        <w:rPr>
          <w:rFonts w:ascii="Verdana" w:cs="Verdana" w:eastAsia="Verdana" w:hAnsi="Verdana"/>
          <w:color w:val="434343"/>
          <w:sz w:val="17"/>
          <w:szCs w:val="17"/>
          <w:rtl w:val="0"/>
        </w:rPr>
        <w:t xml:space="preserve"> to extend that to six during the lifetime of the Action (COST Target: 2).</w:t>
      </w:r>
    </w:p>
    <w:p w:rsidR="00000000" w:rsidDel="00000000" w:rsidP="00000000" w:rsidRDefault="00000000" w:rsidRPr="00000000" w14:paraId="00000028">
      <w:pPr>
        <w:numPr>
          <w:ilvl w:val="0"/>
          <w:numId w:val="6"/>
        </w:numPr>
        <w:shd w:fill="fcfcfc" w:val="clear"/>
        <w:spacing w:after="0" w:afterAutospacing="0" w:before="0" w:beforeAutospacing="0" w:lineRule="auto"/>
        <w:ind w:left="720" w:hanging="360"/>
        <w:jc w:val="left"/>
        <w:rPr>
          <w:color w:val="434343"/>
        </w:rPr>
      </w:pPr>
      <w:sdt>
        <w:sdtPr>
          <w:tag w:val="goog_rdk_263"/>
        </w:sdtPr>
        <w:sdtContent>
          <w:ins w:author="Fred S. B." w:id="100" w:date="2024-10-08T10:26:16Z">
            <w:r w:rsidDel="00000000" w:rsidR="00000000" w:rsidRPr="00000000">
              <w:rPr>
                <w:rFonts w:ascii="Verdana" w:cs="Verdana" w:eastAsia="Verdana" w:hAnsi="Verdana"/>
                <w:color w:val="434343"/>
                <w:sz w:val="17"/>
                <w:szCs w:val="17"/>
                <w:rtl w:val="0"/>
              </w:rPr>
              <w:t xml:space="preserve">Publications: </w:t>
            </w:r>
          </w:ins>
        </w:sdtContent>
      </w:sdt>
      <w:sdt>
        <w:sdtPr>
          <w:tag w:val="goog_rdk_264"/>
        </w:sdtPr>
        <w:sdtContent>
          <w:commentRangeStart w:id="11"/>
        </w:sdtContent>
      </w:sdt>
      <w:sdt>
        <w:sdtPr>
          <w:tag w:val="goog_rdk_265"/>
        </w:sdtPr>
        <w:sdtContent>
          <w:commentRangeStart w:id="12"/>
        </w:sdtContent>
      </w:sdt>
      <w:r w:rsidDel="00000000" w:rsidR="00000000" w:rsidRPr="00000000">
        <w:rPr>
          <w:rFonts w:ascii="Verdana" w:cs="Verdana" w:eastAsia="Verdana" w:hAnsi="Verdana"/>
          <w:color w:val="434343"/>
          <w:sz w:val="17"/>
          <w:szCs w:val="17"/>
          <w:rtl w:val="0"/>
        </w:rPr>
        <w:t xml:space="preserve">Our </w:t>
      </w:r>
      <w:sdt>
        <w:sdtPr>
          <w:tag w:val="goog_rdk_266"/>
        </w:sdtPr>
        <w:sdtContent>
          <w:del w:author="Fred S. B." w:id="101" w:date="2024-10-08T10:26:21Z">
            <w:r w:rsidDel="00000000" w:rsidR="00000000" w:rsidRPr="00000000">
              <w:rPr>
                <w:rFonts w:ascii="Verdana" w:cs="Verdana" w:eastAsia="Verdana" w:hAnsi="Verdana"/>
                <w:color w:val="434343"/>
                <w:sz w:val="17"/>
                <w:szCs w:val="17"/>
                <w:rtl w:val="0"/>
              </w:rPr>
              <w:delText xml:space="preserve">current </w:delText>
            </w:r>
          </w:del>
        </w:sdtContent>
      </w:sdt>
      <w:r w:rsidDel="00000000" w:rsidR="00000000" w:rsidRPr="00000000">
        <w:rPr>
          <w:rFonts w:ascii="Verdana" w:cs="Verdana" w:eastAsia="Verdana" w:hAnsi="Verdana"/>
          <w:color w:val="434343"/>
          <w:sz w:val="17"/>
          <w:szCs w:val="17"/>
          <w:rtl w:val="0"/>
        </w:rPr>
        <w:t xml:space="preserve">proposers have </w:t>
      </w:r>
      <w:sdt>
        <w:sdtPr>
          <w:tag w:val="goog_rdk_267"/>
        </w:sdtPr>
        <w:sdtContent>
          <w:ins w:author="Fred S. B." w:id="102" w:date="2024-10-08T10:26:24Z">
            <w:r w:rsidDel="00000000" w:rsidR="00000000" w:rsidRPr="00000000">
              <w:rPr>
                <w:rFonts w:ascii="Verdana" w:cs="Verdana" w:eastAsia="Verdana" w:hAnsi="Verdana"/>
                <w:color w:val="434343"/>
                <w:sz w:val="17"/>
                <w:szCs w:val="17"/>
                <w:rtl w:val="0"/>
              </w:rPr>
              <w:t xml:space="preserve">together </w:t>
            </w:r>
          </w:ins>
        </w:sdtContent>
      </w:sdt>
      <w:sdt>
        <w:sdtPr>
          <w:tag w:val="goog_rdk_268"/>
        </w:sdtPr>
        <w:sdtContent>
          <w:del w:author="Fred S. B." w:id="102" w:date="2024-10-08T10:26:24Z">
            <w:r w:rsidDel="00000000" w:rsidR="00000000" w:rsidRPr="00000000">
              <w:rPr>
                <w:rFonts w:ascii="Verdana" w:cs="Verdana" w:eastAsia="Verdana" w:hAnsi="Verdana"/>
                <w:color w:val="434343"/>
                <w:sz w:val="17"/>
                <w:szCs w:val="17"/>
                <w:rtl w:val="0"/>
              </w:rPr>
              <w:delText xml:space="preserve">regularly </w:delText>
            </w:r>
          </w:del>
        </w:sdtContent>
      </w:sdt>
      <w:r w:rsidDel="00000000" w:rsidR="00000000" w:rsidRPr="00000000">
        <w:rPr>
          <w:rFonts w:ascii="Verdana" w:cs="Verdana" w:eastAsia="Verdana" w:hAnsi="Verdana"/>
          <w:color w:val="434343"/>
          <w:sz w:val="17"/>
          <w:szCs w:val="17"/>
          <w:rtl w:val="0"/>
        </w:rPr>
        <w:t xml:space="preserve">published </w:t>
      </w:r>
      <w:sdt>
        <w:sdtPr>
          <w:tag w:val="goog_rdk_269"/>
        </w:sdtPr>
        <w:sdtContent>
          <w:ins w:author="Fred S. B." w:id="103" w:date="2024-10-08T10:26:31Z">
            <w:r w:rsidDel="00000000" w:rsidR="00000000" w:rsidRPr="00000000">
              <w:rPr>
                <w:rFonts w:ascii="Verdana" w:cs="Verdana" w:eastAsia="Verdana" w:hAnsi="Verdana"/>
                <w:color w:val="434343"/>
                <w:sz w:val="17"/>
                <w:szCs w:val="17"/>
                <w:rtl w:val="0"/>
              </w:rPr>
              <w:t xml:space="preserve">over</w:t>
            </w:r>
          </w:ins>
        </w:sdtContent>
      </w:sdt>
      <w:sdt>
        <w:sdtPr>
          <w:tag w:val="goog_rdk_270"/>
        </w:sdtPr>
        <w:sdtContent>
          <w:del w:author="Fred S. B." w:id="103" w:date="2024-10-08T10:26:31Z">
            <w:r w:rsidDel="00000000" w:rsidR="00000000" w:rsidRPr="00000000">
              <w:rPr>
                <w:rFonts w:ascii="Verdana" w:cs="Verdana" w:eastAsia="Verdana" w:hAnsi="Verdana"/>
                <w:color w:val="434343"/>
                <w:sz w:val="17"/>
                <w:szCs w:val="17"/>
                <w:rtl w:val="0"/>
              </w:rPr>
              <w:delText xml:space="preserve">more than </w:delText>
            </w:r>
          </w:del>
        </w:sdtContent>
      </w:sdt>
      <w:r w:rsidDel="00000000" w:rsidR="00000000" w:rsidRPr="00000000">
        <w:rPr>
          <w:rFonts w:ascii="Verdana" w:cs="Verdana" w:eastAsia="Verdana" w:hAnsi="Verdana"/>
          <w:color w:val="434343"/>
          <w:sz w:val="17"/>
          <w:szCs w:val="17"/>
          <w:rtl w:val="0"/>
        </w:rPr>
        <w:t xml:space="preserve">30 peer</w:t>
      </w:r>
      <w:sdt>
        <w:sdtPr>
          <w:tag w:val="goog_rdk_271"/>
        </w:sdtPr>
        <w:sdtContent>
          <w:ins w:author="Fred S. B." w:id="104" w:date="2024-10-08T10:26:37Z">
            <w:r w:rsidDel="00000000" w:rsidR="00000000" w:rsidRPr="00000000">
              <w:rPr>
                <w:rFonts w:ascii="Verdana" w:cs="Verdana" w:eastAsia="Verdana" w:hAnsi="Verdana"/>
                <w:color w:val="434343"/>
                <w:sz w:val="17"/>
                <w:szCs w:val="17"/>
                <w:rtl w:val="0"/>
              </w:rPr>
              <w:t xml:space="preserve">-</w:t>
            </w:r>
          </w:ins>
        </w:sdtContent>
      </w:sdt>
      <w:sdt>
        <w:sdtPr>
          <w:tag w:val="goog_rdk_272"/>
        </w:sdtPr>
        <w:sdtContent>
          <w:del w:author="Fred S. B." w:id="104" w:date="2024-10-08T10:26:37Z">
            <w:r w:rsidDel="00000000" w:rsidR="00000000" w:rsidRPr="00000000">
              <w:rPr>
                <w:rFonts w:ascii="Verdana" w:cs="Verdana" w:eastAsia="Verdana" w:hAnsi="Verdana"/>
                <w:color w:val="434343"/>
                <w:sz w:val="17"/>
                <w:szCs w:val="17"/>
                <w:rtl w:val="0"/>
              </w:rPr>
              <w:delText xml:space="preserve"> </w:delText>
            </w:r>
          </w:del>
        </w:sdtContent>
      </w:sdt>
      <w:r w:rsidDel="00000000" w:rsidR="00000000" w:rsidRPr="00000000">
        <w:rPr>
          <w:rFonts w:ascii="Verdana" w:cs="Verdana" w:eastAsia="Verdana" w:hAnsi="Verdana"/>
          <w:color w:val="434343"/>
          <w:sz w:val="17"/>
          <w:szCs w:val="17"/>
          <w:rtl w:val="0"/>
        </w:rPr>
        <w:t xml:space="preserve">reviewed publications per year in the topics related to our Action, totaling over 120 over a four-year period</w:t>
      </w:r>
      <w:commentRangeEnd w:id="11"/>
      <w:r w:rsidDel="00000000" w:rsidR="00000000" w:rsidRPr="00000000">
        <w:commentReference w:id="11"/>
      </w:r>
      <w:commentRangeEnd w:id="12"/>
      <w:r w:rsidDel="00000000" w:rsidR="00000000" w:rsidRPr="00000000">
        <w:commentReference w:id="12"/>
      </w:r>
      <w:r w:rsidDel="00000000" w:rsidR="00000000" w:rsidRPr="00000000">
        <w:rPr>
          <w:rFonts w:ascii="Verdana" w:cs="Verdana" w:eastAsia="Verdana" w:hAnsi="Verdana"/>
          <w:color w:val="434343"/>
          <w:sz w:val="17"/>
          <w:szCs w:val="17"/>
          <w:rtl w:val="0"/>
        </w:rPr>
        <w:t xml:space="preserve"> (COST Target: 50).</w:t>
      </w:r>
    </w:p>
    <w:p w:rsidR="00000000" w:rsidDel="00000000" w:rsidP="00000000" w:rsidRDefault="00000000" w:rsidRPr="00000000" w14:paraId="00000029">
      <w:pPr>
        <w:numPr>
          <w:ilvl w:val="0"/>
          <w:numId w:val="6"/>
        </w:numPr>
        <w:shd w:fill="fcfcfc" w:val="clear"/>
        <w:spacing w:after="0" w:afterAutospacing="0" w:before="0" w:beforeAutospacing="0" w:lineRule="auto"/>
        <w:ind w:left="720" w:hanging="360"/>
        <w:jc w:val="left"/>
        <w:rPr>
          <w:color w:val="434343"/>
        </w:rPr>
      </w:pPr>
      <w:sdt>
        <w:sdtPr>
          <w:tag w:val="goog_rdk_274"/>
        </w:sdtPr>
        <w:sdtContent>
          <w:ins w:author="Fred S. B." w:id="105" w:date="2024-10-08T10:27:07Z">
            <w:r w:rsidDel="00000000" w:rsidR="00000000" w:rsidRPr="00000000">
              <w:rPr>
                <w:rFonts w:ascii="Verdana" w:cs="Verdana" w:eastAsia="Verdana" w:hAnsi="Verdana"/>
                <w:color w:val="434343"/>
                <w:sz w:val="17"/>
                <w:szCs w:val="17"/>
                <w:rtl w:val="0"/>
              </w:rPr>
              <w:t xml:space="preserve">Horizon Europe Proposals: O</w:t>
            </w:r>
          </w:ins>
        </w:sdtContent>
      </w:sdt>
      <w:sdt>
        <w:sdtPr>
          <w:tag w:val="goog_rdk_275"/>
        </w:sdtPr>
        <w:sdtContent>
          <w:del w:author="Fred S. B." w:id="105" w:date="2024-10-08T10:27:07Z">
            <w:r w:rsidDel="00000000" w:rsidR="00000000" w:rsidRPr="00000000">
              <w:rPr>
                <w:rFonts w:ascii="Verdana" w:cs="Verdana" w:eastAsia="Verdana" w:hAnsi="Verdana"/>
                <w:color w:val="434343"/>
                <w:sz w:val="17"/>
                <w:szCs w:val="17"/>
                <w:rtl w:val="0"/>
              </w:rPr>
              <w:delText xml:space="preserve">The current proposers submit, o</w:delText>
            </w:r>
          </w:del>
        </w:sdtContent>
      </w:sdt>
      <w:r w:rsidDel="00000000" w:rsidR="00000000" w:rsidRPr="00000000">
        <w:rPr>
          <w:rFonts w:ascii="Verdana" w:cs="Verdana" w:eastAsia="Verdana" w:hAnsi="Verdana"/>
          <w:color w:val="434343"/>
          <w:sz w:val="17"/>
          <w:szCs w:val="17"/>
          <w:rtl w:val="0"/>
        </w:rPr>
        <w:t xml:space="preserve">n average </w:t>
      </w:r>
      <w:sdt>
        <w:sdtPr>
          <w:tag w:val="goog_rdk_276"/>
        </w:sdtPr>
        <w:sdtContent>
          <w:ins w:author="Fred S. B." w:id="106" w:date="2024-10-08T10:27:30Z">
            <w:r w:rsidDel="00000000" w:rsidR="00000000" w:rsidRPr="00000000">
              <w:rPr>
                <w:rFonts w:ascii="Verdana" w:cs="Verdana" w:eastAsia="Verdana" w:hAnsi="Verdana"/>
                <w:color w:val="434343"/>
                <w:sz w:val="17"/>
                <w:szCs w:val="17"/>
                <w:rtl w:val="0"/>
              </w:rPr>
              <w:t xml:space="preserve">proposers submit more than five proposals per year to Horizon Europea on Action topics</w:t>
            </w:r>
          </w:ins>
        </w:sdtContent>
      </w:sdt>
      <w:sdt>
        <w:sdtPr>
          <w:tag w:val="goog_rdk_277"/>
        </w:sdtPr>
        <w:sdtContent>
          <w:del w:author="Fred S. B." w:id="106" w:date="2024-10-08T10:27:30Z">
            <w:r w:rsidDel="00000000" w:rsidR="00000000" w:rsidRPr="00000000">
              <w:rPr>
                <w:rFonts w:ascii="Verdana" w:cs="Verdana" w:eastAsia="Verdana" w:hAnsi="Verdana"/>
                <w:color w:val="434343"/>
                <w:sz w:val="17"/>
                <w:szCs w:val="17"/>
                <w:rtl w:val="0"/>
              </w:rPr>
              <w:delText xml:space="preserve">per year</w:delText>
            </w:r>
          </w:del>
        </w:sdtContent>
      </w:sdt>
      <w:r w:rsidDel="00000000" w:rsidR="00000000" w:rsidRPr="00000000">
        <w:rPr>
          <w:rFonts w:ascii="Verdana" w:cs="Verdana" w:eastAsia="Verdana" w:hAnsi="Verdana"/>
          <w:color w:val="434343"/>
          <w:sz w:val="17"/>
          <w:szCs w:val="17"/>
          <w:rtl w:val="0"/>
        </w:rPr>
        <w:t xml:space="preserve">, </w:t>
      </w:r>
      <w:sdt>
        <w:sdtPr>
          <w:tag w:val="goog_rdk_278"/>
        </w:sdtPr>
        <w:sdtContent>
          <w:ins w:author="Fred S. B." w:id="107" w:date="2024-10-08T10:28:22Z">
            <w:r w:rsidDel="00000000" w:rsidR="00000000" w:rsidRPr="00000000">
              <w:rPr>
                <w:rFonts w:ascii="Verdana" w:cs="Verdana" w:eastAsia="Verdana" w:hAnsi="Verdana"/>
                <w:color w:val="434343"/>
                <w:sz w:val="17"/>
                <w:szCs w:val="17"/>
                <w:rtl w:val="0"/>
              </w:rPr>
              <w:t xml:space="preserve">totaling more than 20 over </w:t>
            </w:r>
          </w:ins>
        </w:sdtContent>
      </w:sdt>
      <w:sdt>
        <w:sdtPr>
          <w:tag w:val="goog_rdk_279"/>
        </w:sdtPr>
        <w:sdtContent>
          <w:del w:author="Fred S. B." w:id="107" w:date="2024-10-08T10:28:22Z">
            <w:r w:rsidDel="00000000" w:rsidR="00000000" w:rsidRPr="00000000">
              <w:rPr>
                <w:rFonts w:ascii="Verdana" w:cs="Verdana" w:eastAsia="Verdana" w:hAnsi="Verdana"/>
                <w:color w:val="434343"/>
                <w:sz w:val="17"/>
                <w:szCs w:val="17"/>
                <w:rtl w:val="0"/>
              </w:rPr>
              <w:delText xml:space="preserve">more than 5 proposals to Horizon Europe on the topics of this Action, i.e. 20 over </w:delText>
            </w:r>
          </w:del>
        </w:sdtContent>
      </w:sdt>
      <w:r w:rsidDel="00000000" w:rsidR="00000000" w:rsidRPr="00000000">
        <w:rPr>
          <w:rFonts w:ascii="Verdana" w:cs="Verdana" w:eastAsia="Verdana" w:hAnsi="Verdana"/>
          <w:color w:val="434343"/>
          <w:sz w:val="17"/>
          <w:szCs w:val="17"/>
          <w:rtl w:val="0"/>
        </w:rPr>
        <w:t xml:space="preserve">a four-year period (COST Target: 2.5).</w:t>
      </w:r>
    </w:p>
    <w:p w:rsidR="00000000" w:rsidDel="00000000" w:rsidP="00000000" w:rsidRDefault="00000000" w:rsidRPr="00000000" w14:paraId="0000002A">
      <w:pPr>
        <w:numPr>
          <w:ilvl w:val="0"/>
          <w:numId w:val="6"/>
        </w:numPr>
        <w:shd w:fill="fcfcfc" w:val="clear"/>
        <w:spacing w:after="0" w:afterAutospacing="0" w:before="0" w:beforeAutospacing="0" w:lineRule="auto"/>
        <w:ind w:left="720" w:hanging="360"/>
        <w:jc w:val="left"/>
        <w:rPr>
          <w:color w:val="434343"/>
        </w:rPr>
      </w:pPr>
      <w:sdt>
        <w:sdtPr>
          <w:tag w:val="goog_rdk_281"/>
        </w:sdtPr>
        <w:sdtContent>
          <w:ins w:author="Fred S. B." w:id="108" w:date="2024-10-08T10:28:46Z">
            <w:r w:rsidDel="00000000" w:rsidR="00000000" w:rsidRPr="00000000">
              <w:rPr>
                <w:rFonts w:ascii="Verdana" w:cs="Verdana" w:eastAsia="Verdana" w:hAnsi="Verdana"/>
                <w:color w:val="434343"/>
                <w:sz w:val="17"/>
                <w:szCs w:val="17"/>
                <w:rtl w:val="0"/>
              </w:rPr>
              <w:t xml:space="preserve">Granted Projects: </w:t>
            </w:r>
          </w:ins>
        </w:sdtContent>
      </w:sdt>
      <w:r w:rsidDel="00000000" w:rsidR="00000000" w:rsidRPr="00000000">
        <w:rPr>
          <w:rFonts w:ascii="Verdana" w:cs="Verdana" w:eastAsia="Verdana" w:hAnsi="Verdana"/>
          <w:color w:val="434343"/>
          <w:sz w:val="17"/>
          <w:szCs w:val="17"/>
          <w:rtl w:val="0"/>
        </w:rPr>
        <w:t xml:space="preserve">Our proposers </w:t>
      </w:r>
      <w:sdt>
        <w:sdtPr>
          <w:tag w:val="goog_rdk_282"/>
        </w:sdtPr>
        <w:sdtContent>
          <w:ins w:author="Fred S. B." w:id="109" w:date="2024-10-08T10:28:52Z">
            <w:r w:rsidDel="00000000" w:rsidR="00000000" w:rsidRPr="00000000">
              <w:rPr>
                <w:rFonts w:ascii="Verdana" w:cs="Verdana" w:eastAsia="Verdana" w:hAnsi="Verdana"/>
                <w:color w:val="434343"/>
                <w:sz w:val="17"/>
                <w:szCs w:val="17"/>
                <w:rtl w:val="0"/>
              </w:rPr>
              <w:t xml:space="preserve">have been </w:t>
            </w:r>
          </w:ins>
        </w:sdtContent>
      </w:sdt>
      <w:sdt>
        <w:sdtPr>
          <w:tag w:val="goog_rdk_283"/>
        </w:sdtPr>
        <w:sdtContent>
          <w:del w:author="Fred S. B." w:id="109" w:date="2024-10-08T10:28:52Z">
            <w:r w:rsidDel="00000000" w:rsidR="00000000" w:rsidRPr="00000000">
              <w:rPr>
                <w:rFonts w:ascii="Verdana" w:cs="Verdana" w:eastAsia="Verdana" w:hAnsi="Verdana"/>
                <w:color w:val="434343"/>
                <w:sz w:val="17"/>
                <w:szCs w:val="17"/>
                <w:rtl w:val="0"/>
              </w:rPr>
              <w:delText xml:space="preserve">were </w:delText>
            </w:r>
          </w:del>
        </w:sdtContent>
      </w:sdt>
      <w:r w:rsidDel="00000000" w:rsidR="00000000" w:rsidRPr="00000000">
        <w:rPr>
          <w:rFonts w:ascii="Verdana" w:cs="Verdana" w:eastAsia="Verdana" w:hAnsi="Verdana"/>
          <w:color w:val="434343"/>
          <w:sz w:val="17"/>
          <w:szCs w:val="17"/>
          <w:rtl w:val="0"/>
        </w:rPr>
        <w:t xml:space="preserve">granted</w:t>
      </w:r>
      <w:sdt>
        <w:sdtPr>
          <w:tag w:val="goog_rdk_284"/>
        </w:sdtPr>
        <w:sdtContent>
          <w:ins w:author="Fred S. B." w:id="110" w:date="2024-10-08T10:28:59Z">
            <w:r w:rsidDel="00000000" w:rsidR="00000000" w:rsidRPr="00000000">
              <w:rPr>
                <w:rFonts w:ascii="Verdana" w:cs="Verdana" w:eastAsia="Verdana" w:hAnsi="Verdana"/>
                <w:color w:val="434343"/>
                <w:sz w:val="17"/>
                <w:szCs w:val="17"/>
                <w:rtl w:val="0"/>
              </w:rPr>
              <w:t xml:space="preserve"> an</w:t>
            </w:r>
          </w:ins>
        </w:sdtContent>
      </w:sdt>
      <w:sdt>
        <w:sdtPr>
          <w:tag w:val="goog_rdk_285"/>
        </w:sdtPr>
        <w:sdtContent>
          <w:del w:author="Fred S. B." w:id="110" w:date="2024-10-08T10:28:59Z">
            <w:r w:rsidDel="00000000" w:rsidR="00000000" w:rsidRPr="00000000">
              <w:rPr>
                <w:rFonts w:ascii="Verdana" w:cs="Verdana" w:eastAsia="Verdana" w:hAnsi="Verdana"/>
                <w:color w:val="434343"/>
                <w:sz w:val="17"/>
                <w:szCs w:val="17"/>
                <w:rtl w:val="0"/>
              </w:rPr>
              <w:delText xml:space="preserve">, on</w:delText>
            </w:r>
          </w:del>
        </w:sdtContent>
      </w:sdt>
      <w:r w:rsidDel="00000000" w:rsidR="00000000" w:rsidRPr="00000000">
        <w:rPr>
          <w:rFonts w:ascii="Verdana" w:cs="Verdana" w:eastAsia="Verdana" w:hAnsi="Verdana"/>
          <w:color w:val="434343"/>
          <w:sz w:val="17"/>
          <w:szCs w:val="17"/>
          <w:rtl w:val="0"/>
        </w:rPr>
        <w:t xml:space="preserve"> average</w:t>
      </w:r>
      <w:sdt>
        <w:sdtPr>
          <w:tag w:val="goog_rdk_286"/>
        </w:sdtPr>
        <w:sdtContent>
          <w:ins w:author="Fred S. B." w:id="111" w:date="2024-10-08T10:29:03Z">
            <w:r w:rsidDel="00000000" w:rsidR="00000000" w:rsidRPr="00000000">
              <w:rPr>
                <w:rFonts w:ascii="Verdana" w:cs="Verdana" w:eastAsia="Verdana" w:hAnsi="Verdana"/>
                <w:color w:val="434343"/>
                <w:sz w:val="17"/>
                <w:szCs w:val="17"/>
                <w:rtl w:val="0"/>
              </w:rPr>
              <w:t xml:space="preserve"> of</w:t>
            </w:r>
          </w:ins>
        </w:sdtContent>
      </w:sdt>
      <w:sdt>
        <w:sdtPr>
          <w:tag w:val="goog_rdk_287"/>
        </w:sdtPr>
        <w:sdtContent>
          <w:del w:author="Fred S. B." w:id="111" w:date="2024-10-08T10:29:03Z">
            <w:r w:rsidDel="00000000" w:rsidR="00000000" w:rsidRPr="00000000">
              <w:rPr>
                <w:rFonts w:ascii="Verdana" w:cs="Verdana" w:eastAsia="Verdana" w:hAnsi="Verdana"/>
                <w:color w:val="434343"/>
                <w:sz w:val="17"/>
                <w:szCs w:val="17"/>
                <w:rtl w:val="0"/>
              </w:rPr>
              <w:delText xml:space="preserve">,</w:delText>
            </w:r>
          </w:del>
        </w:sdtContent>
      </w:sdt>
      <w:r w:rsidDel="00000000" w:rsidR="00000000" w:rsidRPr="00000000">
        <w:rPr>
          <w:rFonts w:ascii="Verdana" w:cs="Verdana" w:eastAsia="Verdana" w:hAnsi="Verdana"/>
          <w:color w:val="434343"/>
          <w:sz w:val="17"/>
          <w:szCs w:val="17"/>
          <w:rtl w:val="0"/>
        </w:rPr>
        <w:t xml:space="preserve"> six H2020 projects over </w:t>
      </w:r>
      <w:sdt>
        <w:sdtPr>
          <w:tag w:val="goog_rdk_288"/>
        </w:sdtPr>
        <w:sdtContent>
          <w:del w:author="Fred S. B." w:id="112" w:date="2024-10-08T10:29:08Z">
            <w:r w:rsidDel="00000000" w:rsidR="00000000" w:rsidRPr="00000000">
              <w:rPr>
                <w:rFonts w:ascii="Verdana" w:cs="Verdana" w:eastAsia="Verdana" w:hAnsi="Verdana"/>
                <w:color w:val="434343"/>
                <w:sz w:val="17"/>
                <w:szCs w:val="17"/>
                <w:rtl w:val="0"/>
              </w:rPr>
              <w:delText xml:space="preserve">a </w:delText>
            </w:r>
          </w:del>
        </w:sdtContent>
      </w:sdt>
      <w:r w:rsidDel="00000000" w:rsidR="00000000" w:rsidRPr="00000000">
        <w:rPr>
          <w:rFonts w:ascii="Verdana" w:cs="Verdana" w:eastAsia="Verdana" w:hAnsi="Verdana"/>
          <w:color w:val="434343"/>
          <w:sz w:val="17"/>
          <w:szCs w:val="17"/>
          <w:rtl w:val="0"/>
        </w:rPr>
        <w:t xml:space="preserve">four</w:t>
      </w:r>
      <w:sdt>
        <w:sdtPr>
          <w:tag w:val="goog_rdk_289"/>
        </w:sdtPr>
        <w:sdtContent>
          <w:del w:author="Fred S. B." w:id="113" w:date="2024-10-08T10:29:11Z">
            <w:r w:rsidDel="00000000" w:rsidR="00000000" w:rsidRPr="00000000">
              <w:rPr>
                <w:rFonts w:ascii="Verdana" w:cs="Verdana" w:eastAsia="Verdana" w:hAnsi="Verdana"/>
                <w:color w:val="434343"/>
                <w:sz w:val="17"/>
                <w:szCs w:val="17"/>
                <w:rtl w:val="0"/>
              </w:rPr>
              <w:delText xml:space="preserve">-</w:delText>
            </w:r>
          </w:del>
        </w:sdtContent>
      </w:sdt>
      <w:sdt>
        <w:sdtPr>
          <w:tag w:val="goog_rdk_290"/>
        </w:sdtPr>
        <w:sdtContent>
          <w:ins w:author="Fred S. B." w:id="113" w:date="2024-10-08T10:29:11Z">
            <w:r w:rsidDel="00000000" w:rsidR="00000000" w:rsidRPr="00000000">
              <w:rPr>
                <w:rFonts w:ascii="Verdana" w:cs="Verdana" w:eastAsia="Verdana" w:hAnsi="Verdana"/>
                <w:color w:val="434343"/>
                <w:sz w:val="17"/>
                <w:szCs w:val="17"/>
                <w:rtl w:val="0"/>
              </w:rPr>
              <w:t xml:space="preserve"> </w:t>
            </w:r>
          </w:ins>
        </w:sdtContent>
      </w:sdt>
      <w:r w:rsidDel="00000000" w:rsidR="00000000" w:rsidRPr="00000000">
        <w:rPr>
          <w:rFonts w:ascii="Verdana" w:cs="Verdana" w:eastAsia="Verdana" w:hAnsi="Verdana"/>
          <w:color w:val="434343"/>
          <w:sz w:val="17"/>
          <w:szCs w:val="17"/>
          <w:rtl w:val="0"/>
        </w:rPr>
        <w:t xml:space="preserve">year</w:t>
      </w:r>
      <w:sdt>
        <w:sdtPr>
          <w:tag w:val="goog_rdk_291"/>
        </w:sdtPr>
        <w:sdtContent>
          <w:ins w:author="Fred S. B." w:id="114" w:date="2024-10-08T10:29:13Z">
            <w:r w:rsidDel="00000000" w:rsidR="00000000" w:rsidRPr="00000000">
              <w:rPr>
                <w:rFonts w:ascii="Verdana" w:cs="Verdana" w:eastAsia="Verdana" w:hAnsi="Verdana"/>
                <w:color w:val="434343"/>
                <w:sz w:val="17"/>
                <w:szCs w:val="17"/>
                <w:rtl w:val="0"/>
              </w:rPr>
              <w:t xml:space="preserve">s</w:t>
            </w:r>
          </w:ins>
        </w:sdtContent>
      </w:sdt>
      <w:sdt>
        <w:sdtPr>
          <w:tag w:val="goog_rdk_292"/>
        </w:sdtPr>
        <w:sdtContent>
          <w:del w:author="Fred S. B." w:id="114" w:date="2024-10-08T10:29:13Z">
            <w:r w:rsidDel="00000000" w:rsidR="00000000" w:rsidRPr="00000000">
              <w:rPr>
                <w:rFonts w:ascii="Verdana" w:cs="Verdana" w:eastAsia="Verdana" w:hAnsi="Verdana"/>
                <w:color w:val="434343"/>
                <w:sz w:val="17"/>
                <w:szCs w:val="17"/>
                <w:rtl w:val="0"/>
              </w:rPr>
              <w:delText xml:space="preserve"> period</w:delText>
            </w:r>
          </w:del>
        </w:sdtContent>
      </w:sdt>
      <w:r w:rsidDel="00000000" w:rsidR="00000000" w:rsidRPr="00000000">
        <w:rPr>
          <w:rFonts w:ascii="Verdana" w:cs="Verdana" w:eastAsia="Verdana" w:hAnsi="Verdana"/>
          <w:color w:val="434343"/>
          <w:sz w:val="17"/>
          <w:szCs w:val="17"/>
          <w:rtl w:val="0"/>
        </w:rPr>
        <w:t xml:space="preserve">, related to the Action topics (COST Target: 1 per Action).</w:t>
      </w:r>
    </w:p>
    <w:p w:rsidR="00000000" w:rsidDel="00000000" w:rsidP="00000000" w:rsidRDefault="00000000" w:rsidRPr="00000000" w14:paraId="0000002B">
      <w:pPr>
        <w:numPr>
          <w:ilvl w:val="0"/>
          <w:numId w:val="6"/>
        </w:numPr>
        <w:shd w:fill="fcfcfc" w:val="clear"/>
        <w:spacing w:after="160" w:before="0" w:beforeAutospacing="0" w:lineRule="auto"/>
        <w:ind w:left="720" w:hanging="360"/>
        <w:jc w:val="left"/>
        <w:rPr>
          <w:color w:val="434343"/>
        </w:rPr>
      </w:pPr>
      <w:sdt>
        <w:sdtPr>
          <w:tag w:val="goog_rdk_294"/>
        </w:sdtPr>
        <w:sdtContent>
          <w:ins w:author="Fred S. B." w:id="115" w:date="2024-10-08T10:29:19Z">
            <w:r w:rsidDel="00000000" w:rsidR="00000000" w:rsidRPr="00000000">
              <w:rPr>
                <w:rFonts w:ascii="Verdana" w:cs="Verdana" w:eastAsia="Verdana" w:hAnsi="Verdana"/>
                <w:color w:val="434343"/>
                <w:sz w:val="17"/>
                <w:szCs w:val="17"/>
                <w:rtl w:val="0"/>
              </w:rPr>
              <w:t xml:space="preserve">Success stories: Based on current output, we expect over 50 success stories of scientific results and impact per year</w:t>
            </w:r>
          </w:ins>
        </w:sdtContent>
      </w:sdt>
      <w:sdt>
        <w:sdtPr>
          <w:tag w:val="goog_rdk_295"/>
        </w:sdtPr>
        <w:sdtContent>
          <w:del w:author="Fred S. B." w:id="115" w:date="2024-10-08T10:29:19Z">
            <w:r w:rsidDel="00000000" w:rsidR="00000000" w:rsidRPr="00000000">
              <w:rPr>
                <w:rFonts w:ascii="Verdana" w:cs="Verdana" w:eastAsia="Verdana" w:hAnsi="Verdana"/>
                <w:color w:val="434343"/>
                <w:sz w:val="17"/>
                <w:szCs w:val="17"/>
                <w:rtl w:val="0"/>
              </w:rPr>
              <w:delText xml:space="preserve">Considering the output our current proposers produce per year, we will obtain more than 50 success stories of scientific results and impact per year </w:delText>
            </w:r>
          </w:del>
        </w:sdtContent>
      </w:sdt>
      <w:r w:rsidDel="00000000" w:rsidR="00000000" w:rsidRPr="00000000">
        <w:rPr>
          <w:rFonts w:ascii="Verdana" w:cs="Verdana" w:eastAsia="Verdana" w:hAnsi="Verdana"/>
          <w:color w:val="434343"/>
          <w:sz w:val="17"/>
          <w:szCs w:val="17"/>
          <w:rtl w:val="0"/>
        </w:rPr>
        <w:t xml:space="preserve">(COST Target: 50 per year).</w:t>
      </w:r>
    </w:p>
    <w:p w:rsidR="00000000" w:rsidDel="00000000" w:rsidP="00000000" w:rsidRDefault="00000000" w:rsidRPr="00000000" w14:paraId="0000002C">
      <w:pPr>
        <w:shd w:fill="fcfcfc" w:val="clear"/>
        <w:spacing w:after="160" w:before="160" w:lineRule="auto"/>
        <w:rPr>
          <w:rFonts w:ascii="Verdana" w:cs="Verdana" w:eastAsia="Verdana" w:hAnsi="Verdana"/>
          <w:b w:val="1"/>
          <w:color w:val="434343"/>
          <w:sz w:val="17"/>
          <w:szCs w:val="17"/>
        </w:rPr>
      </w:pPr>
      <w:r w:rsidDel="00000000" w:rsidR="00000000" w:rsidRPr="00000000">
        <w:rPr>
          <w:rFonts w:ascii="Verdana" w:cs="Verdana" w:eastAsia="Verdana" w:hAnsi="Verdana"/>
          <w:b w:val="1"/>
          <w:color w:val="434343"/>
          <w:sz w:val="17"/>
          <w:szCs w:val="17"/>
          <w:rtl w:val="0"/>
        </w:rPr>
        <w:t xml:space="preserve">5.3. Empowering and retaining young researchers</w:t>
      </w:r>
    </w:p>
    <w:p w:rsidR="00000000" w:rsidDel="00000000" w:rsidP="00000000" w:rsidRDefault="00000000" w:rsidRPr="00000000" w14:paraId="0000002D">
      <w:pPr>
        <w:numPr>
          <w:ilvl w:val="0"/>
          <w:numId w:val="1"/>
        </w:numPr>
        <w:shd w:fill="fcfcfc" w:val="clear"/>
        <w:spacing w:after="0" w:afterAutospacing="0" w:before="160" w:lineRule="auto"/>
        <w:ind w:left="720" w:hanging="360"/>
        <w:jc w:val="left"/>
        <w:rPr>
          <w:color w:val="434343"/>
        </w:rPr>
      </w:pPr>
      <w:sdt>
        <w:sdtPr>
          <w:tag w:val="goog_rdk_297"/>
        </w:sdtPr>
        <w:sdtContent>
          <w:ins w:author="Fred S. B." w:id="116" w:date="2024-10-08T10:30:05Z">
            <w:r w:rsidDel="00000000" w:rsidR="00000000" w:rsidRPr="00000000">
              <w:rPr>
                <w:rFonts w:ascii="Verdana" w:cs="Verdana" w:eastAsia="Verdana" w:hAnsi="Verdana"/>
                <w:b w:val="1"/>
                <w:color w:val="434343"/>
                <w:sz w:val="17"/>
                <w:szCs w:val="17"/>
                <w:rtl w:val="0"/>
              </w:rPr>
              <w:t xml:space="preserve">Participation rate: </w:t>
            </w:r>
          </w:ins>
        </w:sdtContent>
      </w:sdt>
      <w:sdt>
        <w:sdtPr>
          <w:tag w:val="goog_rdk_298"/>
        </w:sdtPr>
        <w:sdtContent>
          <w:del w:author="Fred S. B." w:id="116" w:date="2024-10-08T10:30:05Z">
            <w:r w:rsidDel="00000000" w:rsidR="00000000" w:rsidRPr="00000000">
              <w:rPr>
                <w:rFonts w:ascii="Verdana" w:cs="Verdana" w:eastAsia="Verdana" w:hAnsi="Verdana"/>
                <w:color w:val="434343"/>
                <w:sz w:val="17"/>
                <w:szCs w:val="17"/>
                <w:rtl w:val="0"/>
              </w:rPr>
              <w:delText xml:space="preserve">Our current share of </w:delText>
            </w:r>
          </w:del>
        </w:sdtContent>
      </w:sdt>
      <w:sdt>
        <w:sdtPr>
          <w:tag w:val="goog_rdk_299"/>
        </w:sdtPr>
        <w:sdtContent>
          <w:ins w:author="Alessandra Tanda" w:id="117" w:date="2024-10-03T06:52:11Z">
            <w:r w:rsidDel="00000000" w:rsidR="00000000" w:rsidRPr="00000000">
              <w:rPr>
                <w:rFonts w:ascii="Verdana" w:cs="Verdana" w:eastAsia="Verdana" w:hAnsi="Verdana"/>
                <w:color w:val="434343"/>
                <w:sz w:val="17"/>
                <w:szCs w:val="17"/>
                <w:rtl w:val="0"/>
              </w:rPr>
              <w:t xml:space="preserve">Y</w:t>
            </w:r>
          </w:ins>
        </w:sdtContent>
      </w:sdt>
      <w:sdt>
        <w:sdtPr>
          <w:tag w:val="goog_rdk_300"/>
        </w:sdtPr>
        <w:sdtContent>
          <w:del w:author="Alessandra Tanda" w:id="117" w:date="2024-10-03T06:52:11Z">
            <w:r w:rsidDel="00000000" w:rsidR="00000000" w:rsidRPr="00000000">
              <w:rPr>
                <w:rFonts w:ascii="Verdana" w:cs="Verdana" w:eastAsia="Verdana" w:hAnsi="Verdana"/>
                <w:color w:val="434343"/>
                <w:sz w:val="17"/>
                <w:szCs w:val="17"/>
                <w:rtl w:val="0"/>
              </w:rPr>
              <w:delText xml:space="preserve">y</w:delText>
            </w:r>
          </w:del>
        </w:sdtContent>
      </w:sdt>
      <w:r w:rsidDel="00000000" w:rsidR="00000000" w:rsidRPr="00000000">
        <w:rPr>
          <w:rFonts w:ascii="Verdana" w:cs="Verdana" w:eastAsia="Verdana" w:hAnsi="Verdana"/>
          <w:color w:val="434343"/>
          <w:sz w:val="17"/>
          <w:szCs w:val="17"/>
          <w:rtl w:val="0"/>
        </w:rPr>
        <w:t xml:space="preserve">oung </w:t>
      </w:r>
      <w:sdt>
        <w:sdtPr>
          <w:tag w:val="goog_rdk_301"/>
        </w:sdtPr>
        <w:sdtContent>
          <w:ins w:author="Alessandra Tanda" w:id="118" w:date="2024-10-03T06:52:13Z">
            <w:r w:rsidDel="00000000" w:rsidR="00000000" w:rsidRPr="00000000">
              <w:rPr>
                <w:rFonts w:ascii="Verdana" w:cs="Verdana" w:eastAsia="Verdana" w:hAnsi="Verdana"/>
                <w:color w:val="434343"/>
                <w:sz w:val="17"/>
                <w:szCs w:val="17"/>
                <w:rtl w:val="0"/>
              </w:rPr>
              <w:t xml:space="preserve">R</w:t>
            </w:r>
          </w:ins>
        </w:sdtContent>
      </w:sdt>
      <w:sdt>
        <w:sdtPr>
          <w:tag w:val="goog_rdk_302"/>
        </w:sdtPr>
        <w:sdtContent>
          <w:del w:author="Alessandra Tanda" w:id="118" w:date="2024-10-03T06:52:13Z">
            <w:r w:rsidDel="00000000" w:rsidR="00000000" w:rsidRPr="00000000">
              <w:rPr>
                <w:rFonts w:ascii="Verdana" w:cs="Verdana" w:eastAsia="Verdana" w:hAnsi="Verdana"/>
                <w:color w:val="434343"/>
                <w:sz w:val="17"/>
                <w:szCs w:val="17"/>
                <w:rtl w:val="0"/>
              </w:rPr>
              <w:delText xml:space="preserve">r</w:delText>
            </w:r>
          </w:del>
        </w:sdtContent>
      </w:sdt>
      <w:r w:rsidDel="00000000" w:rsidR="00000000" w:rsidRPr="00000000">
        <w:rPr>
          <w:rFonts w:ascii="Verdana" w:cs="Verdana" w:eastAsia="Verdana" w:hAnsi="Verdana"/>
          <w:color w:val="434343"/>
          <w:sz w:val="17"/>
          <w:szCs w:val="17"/>
          <w:rtl w:val="0"/>
        </w:rPr>
        <w:t xml:space="preserve">esearchers and </w:t>
      </w:r>
      <w:sdt>
        <w:sdtPr>
          <w:tag w:val="goog_rdk_303"/>
        </w:sdtPr>
        <w:sdtContent>
          <w:ins w:author="Alessandra Tanda" w:id="119" w:date="2024-10-03T06:52:08Z">
            <w:r w:rsidDel="00000000" w:rsidR="00000000" w:rsidRPr="00000000">
              <w:rPr>
                <w:rFonts w:ascii="Verdana" w:cs="Verdana" w:eastAsia="Verdana" w:hAnsi="Verdana"/>
                <w:color w:val="434343"/>
                <w:sz w:val="17"/>
                <w:szCs w:val="17"/>
                <w:rtl w:val="0"/>
              </w:rPr>
              <w:t xml:space="preserve">I</w:t>
            </w:r>
          </w:ins>
        </w:sdtContent>
      </w:sdt>
      <w:sdt>
        <w:sdtPr>
          <w:tag w:val="goog_rdk_304"/>
        </w:sdtPr>
        <w:sdtContent>
          <w:del w:author="Alessandra Tanda" w:id="119" w:date="2024-10-03T06:52:08Z">
            <w:r w:rsidDel="00000000" w:rsidR="00000000" w:rsidRPr="00000000">
              <w:rPr>
                <w:rFonts w:ascii="Verdana" w:cs="Verdana" w:eastAsia="Verdana" w:hAnsi="Verdana"/>
                <w:color w:val="434343"/>
                <w:sz w:val="17"/>
                <w:szCs w:val="17"/>
                <w:rtl w:val="0"/>
              </w:rPr>
              <w:delText xml:space="preserve">i</w:delText>
            </w:r>
          </w:del>
        </w:sdtContent>
      </w:sdt>
      <w:r w:rsidDel="00000000" w:rsidR="00000000" w:rsidRPr="00000000">
        <w:rPr>
          <w:rFonts w:ascii="Verdana" w:cs="Verdana" w:eastAsia="Verdana" w:hAnsi="Verdana"/>
          <w:color w:val="434343"/>
          <w:sz w:val="17"/>
          <w:szCs w:val="17"/>
          <w:rtl w:val="0"/>
        </w:rPr>
        <w:t xml:space="preserve">nnovators</w:t>
      </w:r>
      <w:sdt>
        <w:sdtPr>
          <w:tag w:val="goog_rdk_305"/>
        </w:sdtPr>
        <w:sdtContent>
          <w:ins w:author="Fred S. B." w:id="120" w:date="2024-10-08T10:31:22Z">
            <w:r w:rsidDel="00000000" w:rsidR="00000000" w:rsidRPr="00000000">
              <w:rPr>
                <w:rFonts w:ascii="Verdana" w:cs="Verdana" w:eastAsia="Verdana" w:hAnsi="Verdana"/>
                <w:color w:val="434343"/>
                <w:sz w:val="17"/>
                <w:szCs w:val="17"/>
                <w:rtl w:val="0"/>
              </w:rPr>
              <w:t xml:space="preserve"> (YRIs)</w:t>
            </w:r>
          </w:ins>
        </w:sdtContent>
      </w:sdt>
      <w:r w:rsidDel="00000000" w:rsidR="00000000" w:rsidRPr="00000000">
        <w:rPr>
          <w:rFonts w:ascii="Verdana" w:cs="Verdana" w:eastAsia="Verdana" w:hAnsi="Verdana"/>
          <w:color w:val="434343"/>
          <w:sz w:val="17"/>
          <w:szCs w:val="17"/>
          <w:rtl w:val="0"/>
        </w:rPr>
        <w:t xml:space="preserve"> </w:t>
      </w:r>
      <w:sdt>
        <w:sdtPr>
          <w:tag w:val="goog_rdk_306"/>
        </w:sdtPr>
        <w:sdtContent>
          <w:ins w:author="Fred S. B." w:id="121" w:date="2024-10-08T10:30:19Z">
            <w:r w:rsidDel="00000000" w:rsidR="00000000" w:rsidRPr="00000000">
              <w:rPr>
                <w:rFonts w:ascii="Verdana" w:cs="Verdana" w:eastAsia="Verdana" w:hAnsi="Verdana"/>
                <w:color w:val="434343"/>
                <w:sz w:val="17"/>
                <w:szCs w:val="17"/>
                <w:rtl w:val="0"/>
              </w:rPr>
              <w:t xml:space="preserve">currenly make up </w:t>
            </w:r>
          </w:ins>
        </w:sdtContent>
      </w:sdt>
      <w:sdt>
        <w:sdtPr>
          <w:tag w:val="goog_rdk_307"/>
        </w:sdtPr>
        <w:sdtContent>
          <w:del w:author="Fred S. B." w:id="121" w:date="2024-10-08T10:30:19Z">
            <w:r w:rsidDel="00000000" w:rsidR="00000000" w:rsidRPr="00000000">
              <w:rPr>
                <w:rFonts w:ascii="Verdana" w:cs="Verdana" w:eastAsia="Verdana" w:hAnsi="Verdana"/>
                <w:color w:val="434343"/>
                <w:sz w:val="17"/>
                <w:szCs w:val="17"/>
                <w:rtl w:val="0"/>
              </w:rPr>
              <w:delText xml:space="preserve">is at </w:delText>
            </w:r>
          </w:del>
        </w:sdtContent>
      </w:sdt>
      <w:r w:rsidDel="00000000" w:rsidR="00000000" w:rsidRPr="00000000">
        <w:rPr>
          <w:rFonts w:ascii="Verdana" w:cs="Verdana" w:eastAsia="Verdana" w:hAnsi="Verdana"/>
          <w:color w:val="434343"/>
          <w:sz w:val="17"/>
          <w:szCs w:val="17"/>
          <w:rtl w:val="0"/>
        </w:rPr>
        <w:t xml:space="preserve">35% </w:t>
      </w:r>
      <w:sdt>
        <w:sdtPr>
          <w:tag w:val="goog_rdk_308"/>
        </w:sdtPr>
        <w:sdtContent>
          <w:ins w:author="Fred S. B." w:id="122" w:date="2024-10-08T10:30:26Z">
            <w:r w:rsidDel="00000000" w:rsidR="00000000" w:rsidRPr="00000000">
              <w:rPr>
                <w:rFonts w:ascii="Verdana" w:cs="Verdana" w:eastAsia="Verdana" w:hAnsi="Verdana"/>
                <w:color w:val="434343"/>
                <w:sz w:val="17"/>
                <w:szCs w:val="17"/>
                <w:rtl w:val="0"/>
              </w:rPr>
              <w:t xml:space="preserve">of participants; </w:t>
            </w:r>
          </w:ins>
        </w:sdtContent>
      </w:sdt>
      <w:sdt>
        <w:sdtPr>
          <w:tag w:val="goog_rdk_309"/>
        </w:sdtPr>
        <w:sdtContent>
          <w:del w:author="Fred S. B." w:id="122" w:date="2024-10-08T10:30:26Z">
            <w:r w:rsidDel="00000000" w:rsidR="00000000" w:rsidRPr="00000000">
              <w:rPr>
                <w:rFonts w:ascii="Verdana" w:cs="Verdana" w:eastAsia="Verdana" w:hAnsi="Verdana"/>
                <w:color w:val="434343"/>
                <w:sz w:val="17"/>
                <w:szCs w:val="17"/>
                <w:rtl w:val="0"/>
              </w:rPr>
              <w:delText xml:space="preserve">and </w:delText>
            </w:r>
          </w:del>
        </w:sdtContent>
      </w:sdt>
      <w:r w:rsidDel="00000000" w:rsidR="00000000" w:rsidRPr="00000000">
        <w:rPr>
          <w:rFonts w:ascii="Verdana" w:cs="Verdana" w:eastAsia="Verdana" w:hAnsi="Verdana"/>
          <w:color w:val="434343"/>
          <w:sz w:val="17"/>
          <w:szCs w:val="17"/>
          <w:rtl w:val="0"/>
        </w:rPr>
        <w:t xml:space="preserve">we </w:t>
      </w:r>
      <w:sdt>
        <w:sdtPr>
          <w:tag w:val="goog_rdk_310"/>
        </w:sdtPr>
        <w:sdtContent>
          <w:ins w:author="Alessandra Tanda" w:id="123" w:date="2024-10-03T06:52:20Z">
            <w:r w:rsidDel="00000000" w:rsidR="00000000" w:rsidRPr="00000000">
              <w:rPr>
                <w:rFonts w:ascii="Verdana" w:cs="Verdana" w:eastAsia="Verdana" w:hAnsi="Verdana"/>
                <w:color w:val="434343"/>
                <w:sz w:val="17"/>
                <w:szCs w:val="17"/>
                <w:rtl w:val="0"/>
              </w:rPr>
              <w:t xml:space="preserve">aim to</w:t>
            </w:r>
          </w:ins>
        </w:sdtContent>
      </w:sdt>
      <w:sdt>
        <w:sdtPr>
          <w:tag w:val="goog_rdk_311"/>
        </w:sdtPr>
        <w:sdtContent>
          <w:del w:author="Alessandra Tanda" w:id="123" w:date="2024-10-03T06:52:20Z">
            <w:r w:rsidDel="00000000" w:rsidR="00000000" w:rsidRPr="00000000">
              <w:rPr>
                <w:rFonts w:ascii="Verdana" w:cs="Verdana" w:eastAsia="Verdana" w:hAnsi="Verdana"/>
                <w:color w:val="434343"/>
                <w:sz w:val="17"/>
                <w:szCs w:val="17"/>
                <w:rtl w:val="0"/>
              </w:rPr>
              <w:delText xml:space="preserve">have agreed to</w:delText>
            </w:r>
          </w:del>
        </w:sdtContent>
      </w:sdt>
      <w:r w:rsidDel="00000000" w:rsidR="00000000" w:rsidRPr="00000000">
        <w:rPr>
          <w:rFonts w:ascii="Verdana" w:cs="Verdana" w:eastAsia="Verdana" w:hAnsi="Verdana"/>
          <w:color w:val="434343"/>
          <w:sz w:val="17"/>
          <w:szCs w:val="17"/>
          <w:rtl w:val="0"/>
        </w:rPr>
        <w:t xml:space="preserve"> </w:t>
      </w:r>
      <w:sdt>
        <w:sdtPr>
          <w:tag w:val="goog_rdk_312"/>
        </w:sdtPr>
        <w:sdtContent>
          <w:ins w:author="Fred S. B." w:id="124" w:date="2024-10-08T10:30:37Z">
            <w:r w:rsidDel="00000000" w:rsidR="00000000" w:rsidRPr="00000000">
              <w:rPr>
                <w:rFonts w:ascii="Verdana" w:cs="Verdana" w:eastAsia="Verdana" w:hAnsi="Verdana"/>
                <w:color w:val="434343"/>
                <w:sz w:val="17"/>
                <w:szCs w:val="17"/>
                <w:rtl w:val="0"/>
              </w:rPr>
              <w:t xml:space="preserve">increase this to 45%</w:t>
            </w:r>
          </w:ins>
        </w:sdtContent>
      </w:sdt>
      <w:sdt>
        <w:sdtPr>
          <w:tag w:val="goog_rdk_313"/>
        </w:sdtPr>
        <w:sdtContent>
          <w:del w:author="Fred S. B." w:id="124" w:date="2024-10-08T10:30:37Z">
            <w:r w:rsidDel="00000000" w:rsidR="00000000" w:rsidRPr="00000000">
              <w:rPr>
                <w:rFonts w:ascii="Verdana" w:cs="Verdana" w:eastAsia="Verdana" w:hAnsi="Verdana"/>
                <w:color w:val="434343"/>
                <w:sz w:val="17"/>
                <w:szCs w:val="17"/>
                <w:rtl w:val="0"/>
              </w:rPr>
              <w:delText xml:space="preserve">make it a </w:delText>
            </w:r>
          </w:del>
        </w:sdtContent>
      </w:sdt>
      <w:sdt>
        <w:sdtPr>
          <w:tag w:val="goog_rdk_314"/>
        </w:sdtPr>
        <w:sdtContent>
          <w:ins w:author="Fred S. B." w:id="124" w:date="2024-10-08T10:30:37Z">
            <w:r w:rsidDel="00000000" w:rsidR="00000000" w:rsidRPr="00000000">
              <w:rPr>
                <w:rFonts w:ascii="Verdana" w:cs="Verdana" w:eastAsia="Verdana" w:hAnsi="Verdana"/>
                <w:color w:val="434343"/>
                <w:sz w:val="17"/>
                <w:szCs w:val="17"/>
                <w:rtl w:val="0"/>
              </w:rPr>
              <w:t xml:space="preserve">as a </w:t>
            </w:r>
          </w:ins>
        </w:sdtContent>
      </w:sdt>
      <w:r w:rsidDel="00000000" w:rsidR="00000000" w:rsidRPr="00000000">
        <w:rPr>
          <w:rFonts w:ascii="Verdana" w:cs="Verdana" w:eastAsia="Verdana" w:hAnsi="Verdana"/>
          <w:color w:val="434343"/>
          <w:sz w:val="17"/>
          <w:szCs w:val="17"/>
          <w:rtl w:val="0"/>
        </w:rPr>
        <w:t xml:space="preserve">top priority </w:t>
      </w:r>
      <w:sdt>
        <w:sdtPr>
          <w:tag w:val="goog_rdk_315"/>
        </w:sdtPr>
        <w:sdtContent>
          <w:del w:author="Fred S. B." w:id="125" w:date="2024-10-08T10:30:59Z">
            <w:r w:rsidDel="00000000" w:rsidR="00000000" w:rsidRPr="00000000">
              <w:rPr>
                <w:rFonts w:ascii="Verdana" w:cs="Verdana" w:eastAsia="Verdana" w:hAnsi="Verdana"/>
                <w:color w:val="434343"/>
                <w:sz w:val="17"/>
                <w:szCs w:val="17"/>
                <w:rtl w:val="0"/>
              </w:rPr>
              <w:delText xml:space="preserve">to increase that number to 45% </w:delText>
            </w:r>
          </w:del>
        </w:sdtContent>
      </w:sdt>
      <w:r w:rsidDel="00000000" w:rsidR="00000000" w:rsidRPr="00000000">
        <w:rPr>
          <w:rFonts w:ascii="Verdana" w:cs="Verdana" w:eastAsia="Verdana" w:hAnsi="Verdana"/>
          <w:color w:val="434343"/>
          <w:sz w:val="17"/>
          <w:szCs w:val="17"/>
          <w:rtl w:val="0"/>
        </w:rPr>
        <w:t xml:space="preserve">(COST Target: 40%).</w:t>
      </w:r>
    </w:p>
    <w:p w:rsidR="00000000" w:rsidDel="00000000" w:rsidP="00000000" w:rsidRDefault="00000000" w:rsidRPr="00000000" w14:paraId="0000002E">
      <w:pPr>
        <w:numPr>
          <w:ilvl w:val="0"/>
          <w:numId w:val="1"/>
        </w:numPr>
        <w:shd w:fill="fcfcfc" w:val="clear"/>
        <w:spacing w:after="0" w:afterAutospacing="0" w:before="0" w:beforeAutospacing="0" w:lineRule="auto"/>
        <w:ind w:left="720" w:hanging="360"/>
        <w:jc w:val="left"/>
        <w:rPr>
          <w:color w:val="434343"/>
        </w:rPr>
      </w:pPr>
      <w:sdt>
        <w:sdtPr>
          <w:tag w:val="goog_rdk_317"/>
        </w:sdtPr>
        <w:sdtContent>
          <w:ins w:author="Fred S. B." w:id="126" w:date="2024-10-08T10:31:02Z">
            <w:r w:rsidDel="00000000" w:rsidR="00000000" w:rsidRPr="00000000">
              <w:rPr>
                <w:rFonts w:ascii="Verdana" w:cs="Verdana" w:eastAsia="Verdana" w:hAnsi="Verdana"/>
                <w:color w:val="434343"/>
                <w:sz w:val="17"/>
                <w:szCs w:val="17"/>
                <w:rtl w:val="0"/>
              </w:rPr>
              <w:t xml:space="preserve">Leadership Roles: P</w:t>
            </w:r>
          </w:ins>
        </w:sdtContent>
      </w:sdt>
      <w:sdt>
        <w:sdtPr>
          <w:tag w:val="goog_rdk_318"/>
        </w:sdtPr>
        <w:sdtContent>
          <w:del w:author="Fred S. B." w:id="126" w:date="2024-10-08T10:31:02Z">
            <w:r w:rsidDel="00000000" w:rsidR="00000000" w:rsidRPr="00000000">
              <w:rPr>
                <w:rFonts w:ascii="Verdana" w:cs="Verdana" w:eastAsia="Verdana" w:hAnsi="Verdana"/>
                <w:color w:val="434343"/>
                <w:sz w:val="17"/>
                <w:szCs w:val="17"/>
                <w:rtl w:val="0"/>
              </w:rPr>
              <w:delText xml:space="preserve">Our p</w:delText>
            </w:r>
          </w:del>
        </w:sdtContent>
      </w:sdt>
      <w:r w:rsidDel="00000000" w:rsidR="00000000" w:rsidRPr="00000000">
        <w:rPr>
          <w:rFonts w:ascii="Verdana" w:cs="Verdana" w:eastAsia="Verdana" w:hAnsi="Verdana"/>
          <w:color w:val="434343"/>
          <w:sz w:val="17"/>
          <w:szCs w:val="17"/>
          <w:rtl w:val="0"/>
        </w:rPr>
        <w:t xml:space="preserve">roposers have agreed to allocate 25% of Action leadership positions to </w:t>
      </w:r>
      <w:sdt>
        <w:sdtPr>
          <w:tag w:val="goog_rdk_319"/>
        </w:sdtPr>
        <w:sdtContent>
          <w:ins w:author="Fred S. B." w:id="127" w:date="2024-10-08T10:31:31Z">
            <w:r w:rsidDel="00000000" w:rsidR="00000000" w:rsidRPr="00000000">
              <w:rPr>
                <w:rFonts w:ascii="Verdana" w:cs="Verdana" w:eastAsia="Verdana" w:hAnsi="Verdana"/>
                <w:color w:val="434343"/>
                <w:sz w:val="17"/>
                <w:szCs w:val="17"/>
                <w:rtl w:val="0"/>
              </w:rPr>
              <w:t xml:space="preserve"> YRIs</w:t>
            </w:r>
          </w:ins>
        </w:sdtContent>
      </w:sdt>
      <w:sdt>
        <w:sdtPr>
          <w:tag w:val="goog_rdk_320"/>
        </w:sdtPr>
        <w:sdtContent>
          <w:ins w:author="Alessandra Tanda" w:id="128" w:date="2024-10-03T06:52:33Z">
            <w:sdt>
              <w:sdtPr>
                <w:tag w:val="goog_rdk_321"/>
              </w:sdtPr>
              <w:sdtContent>
                <w:del w:author="Fred S. B." w:id="127" w:date="2024-10-08T10:31:31Z">
                  <w:r w:rsidDel="00000000" w:rsidR="00000000" w:rsidRPr="00000000">
                    <w:rPr>
                      <w:rFonts w:ascii="Verdana" w:cs="Verdana" w:eastAsia="Verdana" w:hAnsi="Verdana"/>
                      <w:color w:val="434343"/>
                      <w:sz w:val="17"/>
                      <w:szCs w:val="17"/>
                      <w:rtl w:val="0"/>
                    </w:rPr>
                    <w:delText xml:space="preserve">Y</w:delText>
                  </w:r>
                </w:del>
              </w:sdtContent>
            </w:sdt>
          </w:ins>
        </w:sdtContent>
      </w:sdt>
      <w:sdt>
        <w:sdtPr>
          <w:tag w:val="goog_rdk_322"/>
        </w:sdtPr>
        <w:sdtContent>
          <w:del w:author="Fred S. B." w:id="127" w:date="2024-10-08T10:31:31Z">
            <w:r w:rsidDel="00000000" w:rsidR="00000000" w:rsidRPr="00000000">
              <w:rPr>
                <w:rFonts w:ascii="Verdana" w:cs="Verdana" w:eastAsia="Verdana" w:hAnsi="Verdana"/>
                <w:color w:val="434343"/>
                <w:sz w:val="17"/>
                <w:szCs w:val="17"/>
                <w:rtl w:val="0"/>
              </w:rPr>
              <w:delText xml:space="preserve">y</w:delText>
            </w:r>
            <w:r w:rsidDel="00000000" w:rsidR="00000000" w:rsidRPr="00000000">
              <w:rPr>
                <w:rFonts w:ascii="Verdana" w:cs="Verdana" w:eastAsia="Verdana" w:hAnsi="Verdana"/>
                <w:color w:val="434343"/>
                <w:sz w:val="17"/>
                <w:szCs w:val="17"/>
                <w:rtl w:val="0"/>
              </w:rPr>
              <w:delText xml:space="preserve">oung </w:delText>
            </w:r>
          </w:del>
        </w:sdtContent>
      </w:sdt>
      <w:sdt>
        <w:sdtPr>
          <w:tag w:val="goog_rdk_323"/>
        </w:sdtPr>
        <w:sdtContent>
          <w:ins w:author="Alessandra Tanda" w:id="129" w:date="2024-10-03T06:52:35Z">
            <w:sdt>
              <w:sdtPr>
                <w:tag w:val="goog_rdk_324"/>
              </w:sdtPr>
              <w:sdtContent>
                <w:del w:author="Fred S. B." w:id="127" w:date="2024-10-08T10:31:31Z">
                  <w:r w:rsidDel="00000000" w:rsidR="00000000" w:rsidRPr="00000000">
                    <w:rPr>
                      <w:rFonts w:ascii="Verdana" w:cs="Verdana" w:eastAsia="Verdana" w:hAnsi="Verdana"/>
                      <w:color w:val="434343"/>
                      <w:sz w:val="17"/>
                      <w:szCs w:val="17"/>
                      <w:rtl w:val="0"/>
                    </w:rPr>
                    <w:delText xml:space="preserve">R</w:delText>
                  </w:r>
                </w:del>
              </w:sdtContent>
            </w:sdt>
          </w:ins>
        </w:sdtContent>
      </w:sdt>
      <w:sdt>
        <w:sdtPr>
          <w:tag w:val="goog_rdk_325"/>
        </w:sdtPr>
        <w:sdtContent>
          <w:del w:author="Fred S. B." w:id="127" w:date="2024-10-08T10:31:31Z">
            <w:r w:rsidDel="00000000" w:rsidR="00000000" w:rsidRPr="00000000">
              <w:rPr>
                <w:rFonts w:ascii="Verdana" w:cs="Verdana" w:eastAsia="Verdana" w:hAnsi="Verdana"/>
                <w:color w:val="434343"/>
                <w:sz w:val="17"/>
                <w:szCs w:val="17"/>
                <w:rtl w:val="0"/>
              </w:rPr>
              <w:delText xml:space="preserve">r</w:delText>
            </w:r>
            <w:r w:rsidDel="00000000" w:rsidR="00000000" w:rsidRPr="00000000">
              <w:rPr>
                <w:rFonts w:ascii="Verdana" w:cs="Verdana" w:eastAsia="Verdana" w:hAnsi="Verdana"/>
                <w:color w:val="434343"/>
                <w:sz w:val="17"/>
                <w:szCs w:val="17"/>
                <w:rtl w:val="0"/>
              </w:rPr>
              <w:delText xml:space="preserve">esearchers and </w:delText>
            </w:r>
          </w:del>
        </w:sdtContent>
      </w:sdt>
      <w:sdt>
        <w:sdtPr>
          <w:tag w:val="goog_rdk_326"/>
        </w:sdtPr>
        <w:sdtContent>
          <w:ins w:author="Alessandra Tanda" w:id="130" w:date="2024-10-03T06:52:38Z">
            <w:sdt>
              <w:sdtPr>
                <w:tag w:val="goog_rdk_327"/>
              </w:sdtPr>
              <w:sdtContent>
                <w:del w:author="Fred S. B." w:id="127" w:date="2024-10-08T10:31:31Z">
                  <w:r w:rsidDel="00000000" w:rsidR="00000000" w:rsidRPr="00000000">
                    <w:rPr>
                      <w:rFonts w:ascii="Verdana" w:cs="Verdana" w:eastAsia="Verdana" w:hAnsi="Verdana"/>
                      <w:color w:val="434343"/>
                      <w:sz w:val="17"/>
                      <w:szCs w:val="17"/>
                      <w:rtl w:val="0"/>
                    </w:rPr>
                    <w:delText xml:space="preserve">I</w:delText>
                  </w:r>
                </w:del>
              </w:sdtContent>
            </w:sdt>
          </w:ins>
        </w:sdtContent>
      </w:sdt>
      <w:sdt>
        <w:sdtPr>
          <w:tag w:val="goog_rdk_328"/>
        </w:sdtPr>
        <w:sdtContent>
          <w:del w:author="Fred S. B." w:id="127" w:date="2024-10-08T10:31:31Z">
            <w:r w:rsidDel="00000000" w:rsidR="00000000" w:rsidRPr="00000000">
              <w:rPr>
                <w:rFonts w:ascii="Verdana" w:cs="Verdana" w:eastAsia="Verdana" w:hAnsi="Verdana"/>
                <w:color w:val="434343"/>
                <w:sz w:val="17"/>
                <w:szCs w:val="17"/>
                <w:rtl w:val="0"/>
              </w:rPr>
              <w:delText xml:space="preserve">i</w:delText>
            </w:r>
            <w:r w:rsidDel="00000000" w:rsidR="00000000" w:rsidRPr="00000000">
              <w:rPr>
                <w:rFonts w:ascii="Verdana" w:cs="Verdana" w:eastAsia="Verdana" w:hAnsi="Verdana"/>
                <w:color w:val="434343"/>
                <w:sz w:val="17"/>
                <w:szCs w:val="17"/>
                <w:rtl w:val="0"/>
              </w:rPr>
              <w:delText xml:space="preserve">nnovators </w:delText>
            </w:r>
          </w:del>
        </w:sdtContent>
      </w:sdt>
      <w:r w:rsidDel="00000000" w:rsidR="00000000" w:rsidRPr="00000000">
        <w:rPr>
          <w:rFonts w:ascii="Verdana" w:cs="Verdana" w:eastAsia="Verdana" w:hAnsi="Verdana"/>
          <w:color w:val="434343"/>
          <w:sz w:val="17"/>
          <w:szCs w:val="17"/>
          <w:rtl w:val="0"/>
        </w:rPr>
        <w:t xml:space="preserve">(COST Target: 20%).</w:t>
      </w:r>
    </w:p>
    <w:p w:rsidR="00000000" w:rsidDel="00000000" w:rsidP="00000000" w:rsidRDefault="00000000" w:rsidRPr="00000000" w14:paraId="0000002F">
      <w:pPr>
        <w:numPr>
          <w:ilvl w:val="0"/>
          <w:numId w:val="1"/>
        </w:numPr>
        <w:shd w:fill="fcfcfc" w:val="clear"/>
        <w:spacing w:after="160" w:before="0" w:beforeAutospacing="0" w:lineRule="auto"/>
        <w:ind w:left="720" w:hanging="360"/>
        <w:jc w:val="left"/>
        <w:rPr>
          <w:color w:val="434343"/>
        </w:rPr>
      </w:pPr>
      <w:sdt>
        <w:sdtPr>
          <w:tag w:val="goog_rdk_330"/>
        </w:sdtPr>
        <w:sdtContent>
          <w:ins w:author="Fred S. B." w:id="131" w:date="2024-10-08T10:31:43Z">
            <w:r w:rsidDel="00000000" w:rsidR="00000000" w:rsidRPr="00000000">
              <w:rPr>
                <w:rFonts w:ascii="Verdana" w:cs="Verdana" w:eastAsia="Verdana" w:hAnsi="Verdana"/>
                <w:color w:val="434343"/>
                <w:sz w:val="17"/>
                <w:szCs w:val="17"/>
                <w:rtl w:val="0"/>
              </w:rPr>
              <w:t xml:space="preserve">Gender Balance Among Young Researchers: </w:t>
            </w:r>
          </w:ins>
        </w:sdtContent>
      </w:sdt>
      <w:r w:rsidDel="00000000" w:rsidR="00000000" w:rsidRPr="00000000">
        <w:rPr>
          <w:rFonts w:ascii="Verdana" w:cs="Verdana" w:eastAsia="Verdana" w:hAnsi="Verdana"/>
          <w:color w:val="434343"/>
          <w:sz w:val="17"/>
          <w:szCs w:val="17"/>
          <w:rtl w:val="0"/>
        </w:rPr>
        <w:t xml:space="preserve">As for the </w:t>
      </w:r>
      <w:sdt>
        <w:sdtPr>
          <w:tag w:val="goog_rdk_331"/>
        </w:sdtPr>
        <w:sdtContent>
          <w:del w:author="Fred S. B." w:id="132" w:date="2024-10-08T10:31:59Z">
            <w:r w:rsidDel="00000000" w:rsidR="00000000" w:rsidRPr="00000000">
              <w:rPr>
                <w:rFonts w:ascii="Verdana" w:cs="Verdana" w:eastAsia="Verdana" w:hAnsi="Verdana"/>
                <w:color w:val="434343"/>
                <w:sz w:val="17"/>
                <w:szCs w:val="17"/>
                <w:rtl w:val="0"/>
              </w:rPr>
              <w:delText xml:space="preserve">overall </w:delText>
            </w:r>
          </w:del>
        </w:sdtContent>
      </w:sdt>
      <w:r w:rsidDel="00000000" w:rsidR="00000000" w:rsidRPr="00000000">
        <w:rPr>
          <w:rFonts w:ascii="Verdana" w:cs="Verdana" w:eastAsia="Verdana" w:hAnsi="Verdana"/>
          <w:color w:val="434343"/>
          <w:sz w:val="17"/>
          <w:szCs w:val="17"/>
          <w:rtl w:val="0"/>
        </w:rPr>
        <w:t xml:space="preserve">Action</w:t>
      </w:r>
      <w:sdt>
        <w:sdtPr>
          <w:tag w:val="goog_rdk_332"/>
        </w:sdtPr>
        <w:sdtContent>
          <w:ins w:author="Fred S. B." w:id="133" w:date="2024-10-08T10:32:01Z">
            <w:r w:rsidDel="00000000" w:rsidR="00000000" w:rsidRPr="00000000">
              <w:rPr>
                <w:rFonts w:ascii="Verdana" w:cs="Verdana" w:eastAsia="Verdana" w:hAnsi="Verdana"/>
                <w:color w:val="434343"/>
                <w:sz w:val="17"/>
                <w:szCs w:val="17"/>
                <w:rtl w:val="0"/>
              </w:rPr>
              <w:t xml:space="preserve"> </w:t>
            </w:r>
            <w:r w:rsidDel="00000000" w:rsidR="00000000" w:rsidRPr="00000000">
              <w:rPr>
                <w:rFonts w:ascii="Verdana" w:cs="Verdana" w:eastAsia="Verdana" w:hAnsi="Verdana"/>
                <w:color w:val="434343"/>
                <w:sz w:val="17"/>
                <w:szCs w:val="17"/>
                <w:rtl w:val="0"/>
              </w:rPr>
              <w:t xml:space="preserve">overall</w:t>
            </w:r>
          </w:ins>
        </w:sdtContent>
      </w:sdt>
      <w:r w:rsidDel="00000000" w:rsidR="00000000" w:rsidRPr="00000000">
        <w:rPr>
          <w:rFonts w:ascii="Verdana" w:cs="Verdana" w:eastAsia="Verdana" w:hAnsi="Verdana"/>
          <w:color w:val="434343"/>
          <w:sz w:val="17"/>
          <w:szCs w:val="17"/>
          <w:rtl w:val="0"/>
        </w:rPr>
        <w:t xml:space="preserve">, we will </w:t>
      </w:r>
      <w:sdt>
        <w:sdtPr>
          <w:tag w:val="goog_rdk_333"/>
        </w:sdtPr>
        <w:sdtContent>
          <w:ins w:author="Fred S. B." w:id="134" w:date="2024-10-08T10:32:11Z">
            <w:r w:rsidDel="00000000" w:rsidR="00000000" w:rsidRPr="00000000">
              <w:rPr>
                <w:rFonts w:ascii="Verdana" w:cs="Verdana" w:eastAsia="Verdana" w:hAnsi="Verdana"/>
                <w:color w:val="434343"/>
                <w:sz w:val="17"/>
                <w:szCs w:val="17"/>
                <w:rtl w:val="0"/>
              </w:rPr>
              <w:t xml:space="preserve">maintain</w:t>
            </w:r>
          </w:ins>
        </w:sdtContent>
      </w:sdt>
      <w:sdt>
        <w:sdtPr>
          <w:tag w:val="goog_rdk_334"/>
        </w:sdtPr>
        <w:sdtContent>
          <w:del w:author="Fred S. B." w:id="134" w:date="2024-10-08T10:32:11Z">
            <w:r w:rsidDel="00000000" w:rsidR="00000000" w:rsidRPr="00000000">
              <w:rPr>
                <w:rFonts w:ascii="Verdana" w:cs="Verdana" w:eastAsia="Verdana" w:hAnsi="Verdana"/>
                <w:color w:val="434343"/>
                <w:sz w:val="17"/>
                <w:szCs w:val="17"/>
                <w:rtl w:val="0"/>
              </w:rPr>
              <w:delText xml:space="preserve">also have</w:delText>
            </w:r>
          </w:del>
        </w:sdtContent>
      </w:sdt>
      <w:r w:rsidDel="00000000" w:rsidR="00000000" w:rsidRPr="00000000">
        <w:rPr>
          <w:rFonts w:ascii="Verdana" w:cs="Verdana" w:eastAsia="Verdana" w:hAnsi="Verdana"/>
          <w:color w:val="434343"/>
          <w:sz w:val="17"/>
          <w:szCs w:val="17"/>
          <w:rtl w:val="0"/>
        </w:rPr>
        <w:t xml:space="preserve"> a 50% share of female researchers among the</w:t>
      </w:r>
      <w:sdt>
        <w:sdtPr>
          <w:tag w:val="goog_rdk_335"/>
        </w:sdtPr>
        <w:sdtContent>
          <w:ins w:author="Alessandra Tanda" w:id="135" w:date="2024-10-03T06:52:46Z">
            <w:r w:rsidDel="00000000" w:rsidR="00000000" w:rsidRPr="00000000">
              <w:rPr>
                <w:rFonts w:ascii="Verdana" w:cs="Verdana" w:eastAsia="Verdana" w:hAnsi="Verdana"/>
                <w:color w:val="434343"/>
                <w:sz w:val="17"/>
                <w:szCs w:val="17"/>
                <w:rtl w:val="0"/>
              </w:rPr>
              <w:t xml:space="preserve"> </w:t>
            </w:r>
          </w:ins>
        </w:sdtContent>
      </w:sdt>
      <w:sdt>
        <w:sdtPr>
          <w:tag w:val="goog_rdk_336"/>
        </w:sdtPr>
        <w:sdtContent>
          <w:ins w:author="Fred S. B." w:id="136" w:date="2024-10-08T10:32:19Z">
            <w:r w:rsidDel="00000000" w:rsidR="00000000" w:rsidRPr="00000000">
              <w:rPr>
                <w:rFonts w:ascii="Verdana" w:cs="Verdana" w:eastAsia="Verdana" w:hAnsi="Verdana"/>
                <w:color w:val="434343"/>
                <w:sz w:val="17"/>
                <w:szCs w:val="17"/>
                <w:rtl w:val="0"/>
              </w:rPr>
              <w:t xml:space="preserve">YRIs</w:t>
            </w:r>
          </w:ins>
        </w:sdtContent>
      </w:sdt>
      <w:sdt>
        <w:sdtPr>
          <w:tag w:val="goog_rdk_337"/>
        </w:sdtPr>
        <w:sdtContent>
          <w:ins w:author="Alessandra Tanda" w:id="135" w:date="2024-10-03T06:52:46Z">
            <w:sdt>
              <w:sdtPr>
                <w:tag w:val="goog_rdk_338"/>
              </w:sdtPr>
              <w:sdtContent>
                <w:del w:author="Fred S. B." w:id="136" w:date="2024-10-08T10:32:19Z">
                  <w:r w:rsidDel="00000000" w:rsidR="00000000" w:rsidRPr="00000000">
                    <w:rPr>
                      <w:rFonts w:ascii="Verdana" w:cs="Verdana" w:eastAsia="Verdana" w:hAnsi="Verdana"/>
                      <w:color w:val="434343"/>
                      <w:sz w:val="17"/>
                      <w:szCs w:val="17"/>
                      <w:rtl w:val="0"/>
                    </w:rPr>
                    <w:delText xml:space="preserve">Y</w:delText>
                  </w:r>
                </w:del>
              </w:sdtContent>
            </w:sdt>
          </w:ins>
        </w:sdtContent>
      </w:sdt>
      <w:sdt>
        <w:sdtPr>
          <w:tag w:val="goog_rdk_339"/>
        </w:sdtPr>
        <w:sdtContent>
          <w:del w:author="Fred S. B." w:id="136" w:date="2024-10-08T10:32:19Z">
            <w:r w:rsidDel="00000000" w:rsidR="00000000" w:rsidRPr="00000000">
              <w:rPr>
                <w:rFonts w:ascii="Verdana" w:cs="Verdana" w:eastAsia="Verdana" w:hAnsi="Verdana"/>
                <w:color w:val="434343"/>
                <w:sz w:val="17"/>
                <w:szCs w:val="17"/>
                <w:rtl w:val="0"/>
              </w:rPr>
              <w:delText xml:space="preserve"> y</w:delText>
            </w:r>
            <w:r w:rsidDel="00000000" w:rsidR="00000000" w:rsidRPr="00000000">
              <w:rPr>
                <w:rFonts w:ascii="Verdana" w:cs="Verdana" w:eastAsia="Verdana" w:hAnsi="Verdana"/>
                <w:color w:val="434343"/>
                <w:sz w:val="17"/>
                <w:szCs w:val="17"/>
                <w:rtl w:val="0"/>
              </w:rPr>
              <w:delText xml:space="preserve">oung researchers</w:delText>
            </w:r>
          </w:del>
        </w:sdtContent>
      </w:sdt>
      <w:r w:rsidDel="00000000" w:rsidR="00000000" w:rsidRPr="00000000">
        <w:rPr>
          <w:rFonts w:ascii="Verdana" w:cs="Verdana" w:eastAsia="Verdana" w:hAnsi="Verdana"/>
          <w:color w:val="434343"/>
          <w:sz w:val="17"/>
          <w:szCs w:val="17"/>
          <w:rtl w:val="0"/>
        </w:rPr>
        <w:t xml:space="preserve">, already at 48.5% (COST Target: 50%).</w:t>
      </w:r>
    </w:p>
    <w:p w:rsidR="00000000" w:rsidDel="00000000" w:rsidP="00000000" w:rsidRDefault="00000000" w:rsidRPr="00000000" w14:paraId="00000030">
      <w:pPr>
        <w:shd w:fill="fcfcfc" w:val="clear"/>
        <w:spacing w:after="0" w:lineRule="auto"/>
        <w:ind w:left="720" w:firstLine="0"/>
        <w:rPr>
          <w:b w:val="1"/>
          <w:sz w:val="28"/>
          <w:szCs w:val="28"/>
        </w:rPr>
      </w:pPr>
      <w:r w:rsidDel="00000000" w:rsidR="00000000" w:rsidRPr="00000000">
        <w:rPr>
          <w:rtl w:val="0"/>
        </w:rPr>
      </w:r>
    </w:p>
    <w:sectPr>
      <w:headerReference r:id="rId9" w:type="default"/>
      <w:headerReference r:id="rId10" w:type="first"/>
      <w:footerReference r:id="rId11" w:type="default"/>
      <w:footerReference r:id="rId12" w:type="first"/>
      <w:pgSz w:h="16840" w:w="11900" w:orient="portrait"/>
      <w:pgMar w:bottom="851" w:top="1418" w:left="1418" w:right="1418" w:header="1417.3228346456694" w:footer="589.6062992125985"/>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ssandra Tanda" w:id="7" w:date="2024-10-03T06:40:26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I read platform, I think of something like a website. Are we doing this?</w:t>
      </w:r>
    </w:p>
  </w:comment>
  <w:comment w:author="Fred S. B." w:id="8" w:date="2024-10-08T09:59:21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me it is more about the set of conditions for meeting, that is the network; however, there was a website in CA19130, so could also make sense to lay it out clearly among us.</w:t>
      </w:r>
    </w:p>
  </w:comment>
  <w:comment w:author="Alessandra Tanda" w:id="9" w:date="2024-10-03T06:48:35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remove this</w:t>
      </w:r>
    </w:p>
  </w:comment>
  <w:comment w:author="Fred S. B." w:id="10" w:date="2024-10-08T10:00:44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 alternatively if need to rephrase : as already established in our Action proposal topic</w:t>
      </w:r>
    </w:p>
  </w:comment>
  <w:comment w:author="Alessandra Tanda" w:id="11" w:date="2024-10-03T06:51:16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each?</w:t>
      </w:r>
    </w:p>
  </w:comment>
  <w:comment w:author="Fred S. B." w:id="12" w:date="2024-10-08T10:01:03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believe meaning the total of proposers total 30/year or 120 for 4 years</w:t>
      </w:r>
    </w:p>
  </w:comment>
  <w:comment w:author="Alessandra Tanda" w:id="3" w:date="2024-10-03T06:53:50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cost missions are three, do we want to change this?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https://www.cost.eu/about/cost-mission/</w:t>
      </w:r>
    </w:p>
  </w:comment>
  <w:comment w:author="Fred S. B." w:id="4" w:date="2024-10-08T09:58:45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the 3 strategic priorities are mentioned below, I think those the two particular pillars synthesizing inclusiveness and network excellence, as in https://www.cost.eu/inclusivity-excellence/ because they are relevant for the call? Might be worth discussing, however since the term pillars seems to be used throughout : https://www.cost.eu/about/strategy/excellence-and-inclusiveness/ I believe this is OK</w:t>
      </w:r>
    </w:p>
  </w:comment>
  <w:comment w:author="Joerg Osterrieder" w:id="5" w:date="2024-10-08T11:51:37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@alessandra.tanda@unipv.it  why did we delete that?</w:t>
      </w:r>
    </w:p>
  </w:comment>
  <w:comment w:author="Alessandra Tanda" w:id="6" w:date="2024-10-08T11:58:42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above, not deleted, just moved for a better flow of the text</w:t>
      </w:r>
    </w:p>
  </w:comment>
  <w:comment w:author="Joerg Osterrieder" w:id="0" w:date="2024-10-08T11:19:16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@alessandra.tanda@unipv.it There is a new COST policy on diversity. I dont find it anymore, do you still have it?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alessandra.tanda@unipv.it_</w:t>
      </w:r>
    </w:p>
  </w:comment>
  <w:comment w:author="Alessandra Tanda" w:id="1" w:date="2024-10-08T11:31:19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see this on the website... https://www.cost.eu/about/strategy/gender-equality/</w:t>
      </w:r>
    </w:p>
  </w:comment>
  <w:comment w:author="Alessandra Tanda" w:id="2" w:date="2024-10-08T11:32:29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https://www.cost.eu/gep-cost-activities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further GEP will be issued in 2024, but so far I cannot see it published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F" w15:done="0"/>
  <w15:commentEx w15:paraId="00000040" w15:paraIdParent="0000003F" w15:done="0"/>
  <w15:commentEx w15:paraId="00000041" w15:done="0"/>
  <w15:commentEx w15:paraId="00000042" w15:paraIdParent="00000041" w15:done="0"/>
  <w15:commentEx w15:paraId="00000043" w15:done="0"/>
  <w15:commentEx w15:paraId="00000044" w15:paraIdParent="00000043" w15:done="0"/>
  <w15:commentEx w15:paraId="00000046" w15:done="0"/>
  <w15:commentEx w15:paraId="00000047" w15:paraIdParent="00000046" w15:done="0"/>
  <w15:commentEx w15:paraId="00000048" w15:done="0"/>
  <w15:commentEx w15:paraId="00000049" w15:paraIdParent="00000048" w15:done="0"/>
  <w15:commentEx w15:paraId="0000004B" w15:done="0"/>
  <w15:commentEx w15:paraId="0000004C" w15:paraIdParent="0000004B" w15:done="0"/>
  <w15:commentEx w15:paraId="0000004E" w15:paraIdParent="0000004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Effr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4022085</wp:posOffset>
          </wp:positionH>
          <wp:positionV relativeFrom="paragraph">
            <wp:posOffset>19587</wp:posOffset>
          </wp:positionV>
          <wp:extent cx="1515999" cy="329565"/>
          <wp:effectExtent b="0" l="0" r="0" t="0"/>
          <wp:wrapNone/>
          <wp:docPr descr="Graphical user interface, text&#10;&#10;Description automatically generated" id="29" name="image1.png"/>
          <a:graphic>
            <a:graphicData uri="http://schemas.openxmlformats.org/drawingml/2006/picture">
              <pic:pic>
                <pic:nvPicPr>
                  <pic:cNvPr descr="Graphical user interface, text&#10;&#10;Description automatically generated" id="0" name="image1.png"/>
                  <pic:cNvPicPr preferRelativeResize="0"/>
                </pic:nvPicPr>
                <pic:blipFill>
                  <a:blip r:embed="rId1"/>
                  <a:srcRect b="0" l="0" r="0" t="0"/>
                  <a:stretch>
                    <a:fillRect/>
                  </a:stretch>
                </pic:blipFill>
                <pic:spPr>
                  <a:xfrm>
                    <a:off x="0" y="0"/>
                    <a:ext cx="1515999" cy="329565"/>
                  </a:xfrm>
                  <a:prstGeom prst="rect"/>
                  <a:ln/>
                </pic:spPr>
              </pic:pic>
            </a:graphicData>
          </a:graphic>
        </wp:anchor>
      </w:drawing>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page">
            <wp:posOffset>132292</wp:posOffset>
          </wp:positionH>
          <wp:positionV relativeFrom="page">
            <wp:posOffset>-723898</wp:posOffset>
          </wp:positionV>
          <wp:extent cx="7560000" cy="1090872"/>
          <wp:effectExtent b="0" l="0" r="0" t="0"/>
          <wp:wrapNone/>
          <wp:docPr id="27"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560000" cy="1090872"/>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875"/>
        <w:tab w:val="right" w:leader="none" w:pos="9064"/>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875"/>
        <w:tab w:val="right" w:leader="none" w:pos="9064"/>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92825" cy="1781810"/>
          <wp:effectExtent b="0" l="0" r="0" t="0"/>
          <wp:wrapNone/>
          <wp:docPr id="28" name="image3.png"/>
          <a:graphic>
            <a:graphicData uri="http://schemas.openxmlformats.org/drawingml/2006/picture">
              <pic:pic>
                <pic:nvPicPr>
                  <pic:cNvPr id="0" name="image3.png"/>
                  <pic:cNvPicPr preferRelativeResize="0"/>
                </pic:nvPicPr>
                <pic:blipFill>
                  <a:blip r:embed="rId1"/>
                  <a:srcRect b="0" l="0" r="18973" t="0"/>
                  <a:stretch>
                    <a:fillRect/>
                  </a:stretch>
                </pic:blipFill>
                <pic:spPr>
                  <a:xfrm>
                    <a:off x="0" y="0"/>
                    <a:ext cx="609282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GB"/>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pPr>
    <w:rPr>
      <w:b w:val="1"/>
      <w:smallCaps w:val="1"/>
      <w:color w:val="3d5abf"/>
      <w:sz w:val="34"/>
      <w:szCs w:val="34"/>
    </w:rPr>
  </w:style>
  <w:style w:type="paragraph" w:styleId="Heading2">
    <w:name w:val="heading 2"/>
    <w:basedOn w:val="Normal"/>
    <w:next w:val="Normal"/>
    <w:pPr>
      <w:spacing w:after="240" w:before="240" w:line="320" w:lineRule="auto"/>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720" w:hanging="360"/>
    </w:pPr>
    <w:rPr>
      <w:b w:val="1"/>
      <w:smallCaps w:val="1"/>
      <w:color w:val="3d5abf"/>
      <w:sz w:val="34"/>
      <w:szCs w:val="34"/>
    </w:rPr>
  </w:style>
  <w:style w:type="paragraph" w:styleId="Heading2">
    <w:name w:val="heading 2"/>
    <w:basedOn w:val="Normal"/>
    <w:next w:val="Normal"/>
    <w:pPr>
      <w:spacing w:after="240" w:before="240" w:line="320" w:lineRule="auto"/>
      <w:ind w:left="720" w:hanging="360"/>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720" w:hanging="360"/>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720" w:hanging="360"/>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720" w:hanging="360"/>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pPr>
    <w:rPr>
      <w:b w:val="1"/>
      <w:smallCaps w:val="1"/>
      <w:color w:val="3d5abf"/>
      <w:sz w:val="34"/>
      <w:szCs w:val="34"/>
    </w:rPr>
  </w:style>
  <w:style w:type="paragraph" w:styleId="Heading2">
    <w:name w:val="heading 2"/>
    <w:basedOn w:val="Normal"/>
    <w:next w:val="Normal"/>
    <w:pPr>
      <w:spacing w:after="240" w:before="240" w:line="320" w:lineRule="auto"/>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pPr>
    <w:rPr>
      <w:b w:val="1"/>
      <w:smallCaps w:val="1"/>
      <w:color w:val="3d5abf"/>
      <w:sz w:val="34"/>
      <w:szCs w:val="34"/>
    </w:rPr>
  </w:style>
  <w:style w:type="paragraph" w:styleId="Heading2">
    <w:name w:val="heading 2"/>
    <w:basedOn w:val="Normal"/>
    <w:next w:val="Normal"/>
    <w:pPr>
      <w:spacing w:after="240" w:before="240" w:line="320" w:lineRule="auto"/>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360" w:hanging="360"/>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360" w:hanging="360"/>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360" w:hanging="360"/>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360" w:hanging="360"/>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pPr>
    <w:rPr>
      <w:b w:val="1"/>
      <w:smallCaps w:val="1"/>
      <w:color w:val="3d5abf"/>
      <w:sz w:val="34"/>
      <w:szCs w:val="34"/>
    </w:rPr>
  </w:style>
  <w:style w:type="paragraph" w:styleId="Heading2">
    <w:name w:val="heading 2"/>
    <w:basedOn w:val="Normal"/>
    <w:next w:val="Normal"/>
    <w:pPr>
      <w:spacing w:after="240" w:before="240" w:line="320" w:lineRule="auto"/>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360" w:hanging="360"/>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360" w:hanging="360"/>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360" w:hanging="360"/>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360" w:hanging="360"/>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aliases w:val="Text"/>
    <w:qFormat w:val="1"/>
    <w:rsid w:val="0098792B"/>
    <w:pPr>
      <w:spacing w:after="200" w:line="200" w:lineRule="atLeast"/>
      <w:jc w:val="both"/>
    </w:pPr>
    <w:rPr>
      <w:lang w:val="en-GB"/>
    </w:rPr>
  </w:style>
  <w:style w:type="paragraph" w:styleId="Heading1">
    <w:name w:val="heading 1"/>
    <w:basedOn w:val="Normal"/>
    <w:next w:val="Normal"/>
    <w:link w:val="Heading1Char"/>
    <w:uiPriority w:val="9"/>
    <w:qFormat w:val="1"/>
    <w:rsid w:val="00053AE6"/>
    <w:pPr>
      <w:numPr>
        <w:numId w:val="6"/>
      </w:numPr>
      <w:spacing w:after="240" w:before="240" w:line="360" w:lineRule="exact"/>
      <w:outlineLvl w:val="0"/>
    </w:pPr>
    <w:rPr>
      <w:rFonts w:cs="Arial"/>
      <w:b w:val="1"/>
      <w:bCs w:val="1"/>
      <w:caps w:val="1"/>
      <w:color w:val="3d5abf"/>
      <w:spacing w:val="5"/>
      <w:sz w:val="34"/>
      <w:szCs w:val="34"/>
    </w:rPr>
  </w:style>
  <w:style w:type="paragraph" w:styleId="Heading2">
    <w:name w:val="heading 2"/>
    <w:basedOn w:val="Heading1"/>
    <w:next w:val="Normal"/>
    <w:link w:val="Heading2Char"/>
    <w:uiPriority w:val="9"/>
    <w:unhideWhenUsed w:val="1"/>
    <w:qFormat w:val="1"/>
    <w:rsid w:val="00053AE6"/>
    <w:pPr>
      <w:numPr>
        <w:ilvl w:val="1"/>
      </w:numPr>
      <w:spacing w:line="320" w:lineRule="exact"/>
      <w:outlineLvl w:val="1"/>
    </w:pPr>
    <w:rPr>
      <w:b w:val="0"/>
      <w:bCs w:val="0"/>
      <w:caps w:val="0"/>
      <w:sz w:val="28"/>
      <w:szCs w:val="28"/>
    </w:rPr>
  </w:style>
  <w:style w:type="paragraph" w:styleId="Heading3">
    <w:name w:val="heading 3"/>
    <w:basedOn w:val="Heading2"/>
    <w:next w:val="Normal"/>
    <w:link w:val="Heading3Char"/>
    <w:uiPriority w:val="9"/>
    <w:unhideWhenUsed w:val="1"/>
    <w:qFormat w:val="1"/>
    <w:rsid w:val="00053AE6"/>
    <w:pPr>
      <w:numPr>
        <w:ilvl w:val="2"/>
      </w:numPr>
      <w:tabs>
        <w:tab w:val="left" w:pos="1843"/>
      </w:tabs>
      <w:outlineLvl w:val="2"/>
    </w:pPr>
    <w:rPr>
      <w:rFonts w:eastAsiaTheme="minorEastAsia"/>
      <w:bCs w:val="1"/>
      <w:caps w:val="1"/>
      <w:color w:val="000000" w:themeColor="text1"/>
      <w:sz w:val="24"/>
      <w:szCs w:val="24"/>
    </w:rPr>
  </w:style>
  <w:style w:type="paragraph" w:styleId="Heading4">
    <w:name w:val="heading 4"/>
    <w:basedOn w:val="Heading3"/>
    <w:next w:val="Normal"/>
    <w:link w:val="Heading4Char"/>
    <w:uiPriority w:val="9"/>
    <w:unhideWhenUsed w:val="1"/>
    <w:qFormat w:val="1"/>
    <w:rsid w:val="00053AE6"/>
    <w:pPr>
      <w:numPr>
        <w:ilvl w:val="3"/>
      </w:numPr>
      <w:outlineLvl w:val="3"/>
    </w:pPr>
    <w:rPr>
      <w:i w:val="1"/>
      <w:caps w:val="0"/>
      <w:sz w:val="22"/>
      <w:szCs w:val="28"/>
    </w:rPr>
  </w:style>
  <w:style w:type="paragraph" w:styleId="Heading5">
    <w:name w:val="heading 5"/>
    <w:basedOn w:val="Heading4"/>
    <w:next w:val="Normal"/>
    <w:link w:val="Heading5Char"/>
    <w:uiPriority w:val="9"/>
    <w:unhideWhenUsed w:val="1"/>
    <w:qFormat w:val="1"/>
    <w:rsid w:val="00053AE6"/>
    <w:pPr>
      <w:keepNext w:val="1"/>
      <w:keepLines w:val="1"/>
      <w:numPr>
        <w:ilvl w:val="4"/>
      </w:numPr>
      <w:tabs>
        <w:tab w:val="clear" w:pos="1843"/>
        <w:tab w:val="left" w:pos="3119"/>
      </w:tabs>
      <w:spacing w:after="0" w:before="40"/>
      <w:outlineLvl w:val="4"/>
    </w:pPr>
    <w:rPr>
      <w:rFonts w:cstheme="majorBidi" w:eastAsiaTheme="majorEastAsia"/>
      <w:i w:val="0"/>
      <w:color w:val="1c254a" w:themeColor="accent1" w:themeShade="0000BF"/>
      <w:sz w:val="20"/>
      <w:szCs w:val="20"/>
    </w:rPr>
  </w:style>
  <w:style w:type="paragraph" w:styleId="Heading6">
    <w:name w:val="heading 6"/>
    <w:basedOn w:val="Normal"/>
    <w:next w:val="Normal"/>
    <w:link w:val="Heading6Char"/>
    <w:uiPriority w:val="9"/>
    <w:unhideWhenUsed w:val="1"/>
    <w:rsid w:val="00B94C14"/>
    <w:pPr>
      <w:keepNext w:val="1"/>
      <w:keepLines w:val="1"/>
      <w:spacing w:after="0" w:before="40"/>
      <w:outlineLvl w:val="5"/>
    </w:pPr>
    <w:rPr>
      <w:rFonts w:asciiTheme="majorHAnsi" w:cstheme="majorBidi" w:eastAsiaTheme="majorEastAsia" w:hAnsiTheme="majorHAnsi"/>
      <w:color w:val="131831" w:themeColor="accent1" w:themeShade="00007F"/>
    </w:rPr>
  </w:style>
  <w:style w:type="paragraph" w:styleId="Heading7">
    <w:name w:val="heading 7"/>
    <w:basedOn w:val="Normal"/>
    <w:next w:val="Normal"/>
    <w:link w:val="Heading7Char"/>
    <w:uiPriority w:val="9"/>
    <w:unhideWhenUsed w:val="1"/>
    <w:qFormat w:val="1"/>
    <w:rsid w:val="00B94C14"/>
    <w:pPr>
      <w:keepNext w:val="1"/>
      <w:keepLines w:val="1"/>
      <w:spacing w:after="0" w:before="40"/>
      <w:outlineLvl w:val="6"/>
    </w:pPr>
    <w:rPr>
      <w:rFonts w:asciiTheme="majorHAnsi" w:cstheme="majorBidi" w:eastAsiaTheme="majorEastAsia" w:hAnsiTheme="majorHAnsi"/>
      <w:i w:val="1"/>
      <w:iCs w:val="1"/>
      <w:color w:val="131831"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Introduction" w:customStyle="1">
    <w:name w:val="Introduction"/>
    <w:basedOn w:val="Normal"/>
    <w:autoRedefine w:val="1"/>
    <w:rsid w:val="00053AE6"/>
    <w:pPr>
      <w:spacing w:after="0" w:line="240" w:lineRule="auto"/>
    </w:pPr>
    <w:rPr>
      <w:caps w:val="1"/>
      <w:sz w:val="32"/>
      <w:szCs w:val="36"/>
    </w:rPr>
  </w:style>
  <w:style w:type="character" w:styleId="Heading1Char" w:customStyle="1">
    <w:name w:val="Heading 1 Char"/>
    <w:basedOn w:val="DefaultParagraphFont"/>
    <w:link w:val="Heading1"/>
    <w:uiPriority w:val="9"/>
    <w:rsid w:val="00B15198"/>
    <w:rPr>
      <w:rFonts w:cs="Arial"/>
      <w:b w:val="1"/>
      <w:bCs w:val="1"/>
      <w:caps w:val="1"/>
      <w:color w:val="3d5abf"/>
      <w:spacing w:val="5"/>
      <w:sz w:val="34"/>
      <w:szCs w:val="34"/>
      <w:lang w:val="en-GB"/>
    </w:rPr>
  </w:style>
  <w:style w:type="paragraph" w:styleId="Subtitle">
    <w:name w:val="Subtitle"/>
    <w:basedOn w:val="Normal"/>
    <w:next w:val="Normal"/>
    <w:link w:val="SubtitleChar"/>
    <w:autoRedefine w:val="1"/>
    <w:uiPriority w:val="11"/>
    <w:rsid w:val="00053AE6"/>
    <w:pPr>
      <w:numPr>
        <w:ilvl w:val="1"/>
      </w:numPr>
      <w:spacing w:after="240" w:line="240" w:lineRule="auto"/>
    </w:pPr>
    <w:rPr>
      <w:color w:val="5a5a5a" w:themeColor="text1" w:themeTint="0000A5"/>
      <w:spacing w:val="15"/>
      <w:sz w:val="24"/>
      <w:szCs w:val="22"/>
    </w:rPr>
  </w:style>
  <w:style w:type="character" w:styleId="SubtitleChar" w:customStyle="1">
    <w:name w:val="Subtitle Char"/>
    <w:basedOn w:val="DefaultParagraphFont"/>
    <w:link w:val="Subtitle"/>
    <w:uiPriority w:val="11"/>
    <w:rsid w:val="00B532A7"/>
    <w:rPr>
      <w:color w:val="5a5a5a" w:themeColor="text1" w:themeTint="0000A5"/>
      <w:spacing w:val="15"/>
      <w:sz w:val="24"/>
      <w:szCs w:val="22"/>
      <w:lang w:val="en-GB"/>
    </w:rPr>
  </w:style>
  <w:style w:type="character" w:styleId="Heading2Char" w:customStyle="1">
    <w:name w:val="Heading 2 Char"/>
    <w:basedOn w:val="DefaultParagraphFont"/>
    <w:link w:val="Heading2"/>
    <w:uiPriority w:val="9"/>
    <w:rsid w:val="00B15198"/>
    <w:rPr>
      <w:rFonts w:cs="Arial"/>
      <w:color w:val="3d5abf"/>
      <w:spacing w:val="5"/>
      <w:sz w:val="28"/>
      <w:szCs w:val="28"/>
      <w:lang w:val="en-GB"/>
    </w:rPr>
  </w:style>
  <w:style w:type="table" w:styleId="Style1" w:customStyle="1">
    <w:name w:val="Style1"/>
    <w:basedOn w:val="TableNormal"/>
    <w:uiPriority w:val="99"/>
    <w:rsid w:val="00EE6C68"/>
    <w:rPr>
      <w:rFonts w:ascii="Rockwell" w:hAnsi="Rockwell" w:eastAsiaTheme="minorEastAsia"/>
    </w:rPr>
    <w:tblPr/>
  </w:style>
  <w:style w:type="paragraph" w:styleId="Header">
    <w:name w:val="header"/>
    <w:basedOn w:val="Normal"/>
    <w:link w:val="HeaderChar"/>
    <w:uiPriority w:val="99"/>
    <w:unhideWhenUsed w:val="1"/>
    <w:rsid w:val="00053AE6"/>
    <w:pPr>
      <w:tabs>
        <w:tab w:val="center" w:pos="4536"/>
        <w:tab w:val="right" w:pos="9072"/>
      </w:tabs>
      <w:spacing w:after="0" w:line="240" w:lineRule="auto"/>
    </w:pPr>
  </w:style>
  <w:style w:type="character" w:styleId="HeaderChar" w:customStyle="1">
    <w:name w:val="Header Char"/>
    <w:basedOn w:val="DefaultParagraphFont"/>
    <w:link w:val="Header"/>
    <w:uiPriority w:val="99"/>
    <w:rsid w:val="0041648F"/>
    <w:rPr>
      <w:lang w:val="en-GB"/>
    </w:rPr>
  </w:style>
  <w:style w:type="paragraph" w:styleId="Footer">
    <w:name w:val="footer"/>
    <w:basedOn w:val="Normal"/>
    <w:link w:val="FooterChar"/>
    <w:uiPriority w:val="99"/>
    <w:unhideWhenUsed w:val="1"/>
    <w:rsid w:val="00053AE6"/>
    <w:pPr>
      <w:tabs>
        <w:tab w:val="center" w:pos="4536"/>
        <w:tab w:val="right" w:pos="9072"/>
      </w:tabs>
      <w:spacing w:after="0" w:line="240" w:lineRule="auto"/>
    </w:pPr>
  </w:style>
  <w:style w:type="character" w:styleId="FooterChar" w:customStyle="1">
    <w:name w:val="Footer Char"/>
    <w:basedOn w:val="DefaultParagraphFont"/>
    <w:link w:val="Footer"/>
    <w:uiPriority w:val="99"/>
    <w:rsid w:val="0041648F"/>
    <w:rPr>
      <w:lang w:val="en-GB"/>
    </w:rPr>
  </w:style>
  <w:style w:type="character" w:styleId="PageNumber">
    <w:name w:val="page number"/>
    <w:basedOn w:val="DefaultParagraphFont"/>
    <w:uiPriority w:val="99"/>
    <w:semiHidden w:val="1"/>
    <w:unhideWhenUsed w:val="1"/>
    <w:rsid w:val="00B64B1E"/>
    <w:rPr>
      <w:lang w:val="en-GB"/>
    </w:rPr>
  </w:style>
  <w:style w:type="paragraph" w:styleId="NoSpacing">
    <w:name w:val="No Spacing"/>
    <w:uiPriority w:val="1"/>
    <w:rsid w:val="00053AE6"/>
    <w:rPr>
      <w:rFonts w:ascii="Calibri" w:hAnsi="Calibri" w:eastAsiaTheme="minorEastAsia"/>
      <w:color w:val="1a1a1a" w:themeColor="background1" w:themeShade="00001A"/>
      <w:sz w:val="22"/>
      <w:lang w:val="en-GB"/>
    </w:rPr>
  </w:style>
  <w:style w:type="paragraph" w:styleId="Header1" w:customStyle="1">
    <w:name w:val="Header1"/>
    <w:rsid w:val="00053AE6"/>
    <w:pPr>
      <w:jc w:val="right"/>
    </w:pPr>
    <w:rPr>
      <w:rFonts w:ascii="Exo" w:hAnsi="Exo" w:eastAsiaTheme="minorEastAsia"/>
      <w:b w:val="1"/>
      <w:bCs w:val="1"/>
      <w:color w:val="3d5abf"/>
      <w:sz w:val="22"/>
      <w:lang w:val="en-GB"/>
    </w:rPr>
  </w:style>
  <w:style w:type="character" w:styleId="Heading3Char" w:customStyle="1">
    <w:name w:val="Heading 3 Char"/>
    <w:basedOn w:val="DefaultParagraphFont"/>
    <w:link w:val="Heading3"/>
    <w:uiPriority w:val="9"/>
    <w:rsid w:val="00B15198"/>
    <w:rPr>
      <w:rFonts w:cs="Arial" w:eastAsiaTheme="minorEastAsia"/>
      <w:bCs w:val="1"/>
      <w:caps w:val="1"/>
      <w:spacing w:val="5"/>
      <w:sz w:val="24"/>
      <w:szCs w:val="24"/>
      <w:lang w:val="en-GB"/>
    </w:rPr>
  </w:style>
  <w:style w:type="paragraph" w:styleId="Title">
    <w:name w:val="Title"/>
    <w:basedOn w:val="Normal"/>
    <w:next w:val="Normal"/>
    <w:link w:val="TitleChar"/>
    <w:uiPriority w:val="10"/>
    <w:rsid w:val="00053AE6"/>
    <w:pPr>
      <w:spacing w:after="0" w:line="240" w:lineRule="auto"/>
      <w:contextualSpacing w:val="1"/>
    </w:pPr>
    <w:rPr>
      <w:rFonts w:cstheme="majorBidi" w:eastAsiaTheme="majorEastAsia"/>
      <w:color w:val="auto"/>
      <w:spacing w:val="-10"/>
      <w:kern w:val="28"/>
      <w:sz w:val="56"/>
      <w:szCs w:val="56"/>
    </w:rPr>
  </w:style>
  <w:style w:type="character" w:styleId="TitleChar" w:customStyle="1">
    <w:name w:val="Title Char"/>
    <w:basedOn w:val="DefaultParagraphFont"/>
    <w:link w:val="Title"/>
    <w:uiPriority w:val="10"/>
    <w:rsid w:val="00324DF6"/>
    <w:rPr>
      <w:rFonts w:cstheme="majorBidi" w:eastAsiaTheme="majorEastAsia"/>
      <w:color w:val="auto"/>
      <w:spacing w:val="-10"/>
      <w:kern w:val="28"/>
      <w:sz w:val="56"/>
      <w:szCs w:val="56"/>
      <w:lang w:val="en-GB"/>
    </w:rPr>
  </w:style>
  <w:style w:type="character" w:styleId="Heading4Char" w:customStyle="1">
    <w:name w:val="Heading 4 Char"/>
    <w:basedOn w:val="DefaultParagraphFont"/>
    <w:link w:val="Heading4"/>
    <w:uiPriority w:val="9"/>
    <w:rsid w:val="00B15198"/>
    <w:rPr>
      <w:rFonts w:cs="Arial" w:eastAsiaTheme="minorEastAsia"/>
      <w:bCs w:val="1"/>
      <w:i w:val="1"/>
      <w:spacing w:val="5"/>
      <w:sz w:val="22"/>
      <w:szCs w:val="28"/>
      <w:lang w:val="en-GB"/>
    </w:rPr>
  </w:style>
  <w:style w:type="character" w:styleId="Heading5Char" w:customStyle="1">
    <w:name w:val="Heading 5 Char"/>
    <w:basedOn w:val="DefaultParagraphFont"/>
    <w:link w:val="Heading5"/>
    <w:uiPriority w:val="9"/>
    <w:rsid w:val="00B15198"/>
    <w:rPr>
      <w:rFonts w:cstheme="majorBidi" w:eastAsiaTheme="majorEastAsia"/>
      <w:bCs w:val="1"/>
      <w:color w:val="1c254a" w:themeColor="accent1" w:themeShade="0000BF"/>
      <w:spacing w:val="5"/>
      <w:lang w:val="en-GB"/>
    </w:rPr>
  </w:style>
  <w:style w:type="paragraph" w:styleId="Footer1" w:customStyle="1">
    <w:name w:val="Footer1"/>
    <w:basedOn w:val="Normal"/>
    <w:rsid w:val="00B532A7"/>
    <w:pPr>
      <w:jc w:val="right"/>
    </w:pPr>
  </w:style>
  <w:style w:type="paragraph" w:styleId="IntenseQuote">
    <w:name w:val="Intense Quote"/>
    <w:aliases w:val="Quote"/>
    <w:basedOn w:val="Normal"/>
    <w:next w:val="Normal"/>
    <w:link w:val="IntenseQuoteChar"/>
    <w:uiPriority w:val="30"/>
    <w:qFormat w:val="1"/>
    <w:rsid w:val="00B532A7"/>
    <w:pPr>
      <w:pBdr>
        <w:top w:color="5e78ad" w:space="10" w:sz="4" w:themeColor="accent2" w:val="single"/>
        <w:bottom w:color="5e78ad" w:space="10" w:sz="4" w:themeColor="accent2" w:val="single"/>
      </w:pBdr>
      <w:spacing w:after="360" w:before="360"/>
    </w:pPr>
    <w:rPr>
      <w:i w:val="1"/>
      <w:iCs w:val="1"/>
      <w:color w:val="5e78ad" w:themeColor="accent2"/>
    </w:rPr>
  </w:style>
  <w:style w:type="character" w:styleId="IntenseQuoteChar" w:customStyle="1">
    <w:name w:val="Intense Quote Char"/>
    <w:aliases w:val="Quote Char"/>
    <w:basedOn w:val="DefaultParagraphFont"/>
    <w:link w:val="IntenseQuote"/>
    <w:uiPriority w:val="30"/>
    <w:rsid w:val="00B532A7"/>
    <w:rPr>
      <w:i w:val="1"/>
      <w:iCs w:val="1"/>
      <w:color w:val="5e78ad" w:themeColor="accent2"/>
      <w:lang w:val="en-GB"/>
    </w:rPr>
  </w:style>
  <w:style w:type="paragraph" w:styleId="Paragraphestandard" w:customStyle="1">
    <w:name w:val="[Paragraphe standard]"/>
    <w:basedOn w:val="Normal"/>
    <w:uiPriority w:val="99"/>
    <w:rsid w:val="00053AE6"/>
    <w:pPr>
      <w:widowControl w:val="0"/>
      <w:autoSpaceDE w:val="0"/>
      <w:autoSpaceDN w:val="0"/>
      <w:adjustRightInd w:val="0"/>
      <w:spacing w:after="0" w:line="288" w:lineRule="auto"/>
      <w:textAlignment w:val="center"/>
    </w:pPr>
    <w:rPr>
      <w:rFonts w:cs="MinionPro-Regular"/>
      <w:color w:val="000000"/>
      <w:sz w:val="24"/>
      <w:szCs w:val="24"/>
    </w:rPr>
  </w:style>
  <w:style w:type="character" w:styleId="Hyperlink">
    <w:name w:val="Hyperlink"/>
    <w:basedOn w:val="DefaultParagraphFont"/>
    <w:uiPriority w:val="99"/>
    <w:unhideWhenUsed w:val="1"/>
    <w:qFormat w:val="1"/>
    <w:rsid w:val="00E4345B"/>
    <w:rPr>
      <w:color w:val="263264" w:themeColor="accent1"/>
      <w:u w:val="single"/>
      <w:lang w:val="en-GB"/>
    </w:rPr>
  </w:style>
  <w:style w:type="character" w:styleId="PlaceholderText">
    <w:name w:val="Placeholder Text"/>
    <w:basedOn w:val="DefaultParagraphFont"/>
    <w:uiPriority w:val="99"/>
    <w:semiHidden w:val="1"/>
    <w:rsid w:val="008037E6"/>
    <w:rPr>
      <w:color w:val="808080"/>
      <w:lang w:val="en-GB"/>
    </w:rPr>
  </w:style>
  <w:style w:type="paragraph" w:styleId="Informations" w:customStyle="1">
    <w:name w:val="Informations"/>
    <w:basedOn w:val="Normal"/>
    <w:rsid w:val="00B532A7"/>
    <w:pPr>
      <w:spacing w:after="360"/>
      <w:jc w:val="left"/>
    </w:pPr>
  </w:style>
  <w:style w:type="paragraph" w:styleId="Date">
    <w:name w:val="Date"/>
    <w:basedOn w:val="Normal"/>
    <w:next w:val="Normal"/>
    <w:link w:val="DateChar"/>
    <w:uiPriority w:val="99"/>
    <w:unhideWhenUsed w:val="1"/>
    <w:rsid w:val="00053AE6"/>
    <w:pPr>
      <w:spacing w:before="200" w:line="400" w:lineRule="exact"/>
      <w:jc w:val="right"/>
    </w:pPr>
  </w:style>
  <w:style w:type="paragraph" w:styleId="Subject" w:customStyle="1">
    <w:name w:val="Subject"/>
    <w:basedOn w:val="Normal"/>
    <w:rsid w:val="00B532A7"/>
    <w:pPr>
      <w:spacing w:before="200" w:line="220" w:lineRule="exact"/>
      <w:jc w:val="left"/>
    </w:pPr>
    <w:rPr>
      <w:b w:val="1"/>
    </w:rPr>
  </w:style>
  <w:style w:type="character" w:styleId="DateChar" w:customStyle="1">
    <w:name w:val="Date Char"/>
    <w:basedOn w:val="DefaultParagraphFont"/>
    <w:link w:val="Date"/>
    <w:uiPriority w:val="99"/>
    <w:rsid w:val="00266DE4"/>
    <w:rPr>
      <w:lang w:val="en-GB"/>
    </w:rPr>
  </w:style>
  <w:style w:type="paragraph" w:styleId="Document-Title" w:customStyle="1">
    <w:name w:val="Document-Title"/>
    <w:qFormat w:val="1"/>
    <w:rsid w:val="00053AE6"/>
    <w:pPr>
      <w:spacing w:before="1800"/>
    </w:pPr>
    <w:rPr>
      <w:rFonts w:cs="Arial"/>
      <w:b w:val="1"/>
      <w:bCs w:val="1"/>
      <w:color w:val="ff7958"/>
      <w:spacing w:val="5"/>
      <w:sz w:val="70"/>
      <w:szCs w:val="32"/>
      <w:lang w:val="en-GB"/>
    </w:rPr>
  </w:style>
  <w:style w:type="paragraph" w:styleId="Sous-titre1" w:customStyle="1">
    <w:name w:val="Sous-titre1"/>
    <w:basedOn w:val="Normal"/>
    <w:rsid w:val="00B532A7"/>
    <w:pPr>
      <w:widowControl w:val="0"/>
      <w:autoSpaceDE w:val="0"/>
      <w:autoSpaceDN w:val="0"/>
      <w:adjustRightInd w:val="0"/>
      <w:spacing w:after="0" w:line="288" w:lineRule="auto"/>
      <w:jc w:val="left"/>
      <w:textAlignment w:val="center"/>
    </w:pPr>
    <w:rPr>
      <w:rFonts w:cs="Arial"/>
      <w:color w:val="c5c5bd" w:themeColor="background2"/>
      <w:spacing w:val="4"/>
      <w:sz w:val="44"/>
      <w:szCs w:val="44"/>
    </w:rPr>
  </w:style>
  <w:style w:type="paragraph" w:styleId="DocumentTitle-Sub-title" w:customStyle="1">
    <w:name w:val="Document Title - Sub-title"/>
    <w:basedOn w:val="Normal"/>
    <w:next w:val="Document-Title"/>
    <w:qFormat w:val="1"/>
    <w:rsid w:val="00B532A7"/>
    <w:pPr>
      <w:widowControl w:val="0"/>
      <w:autoSpaceDE w:val="0"/>
      <w:autoSpaceDN w:val="0"/>
      <w:adjustRightInd w:val="0"/>
      <w:spacing w:after="0" w:before="240" w:line="288" w:lineRule="auto"/>
      <w:jc w:val="left"/>
      <w:textAlignment w:val="center"/>
    </w:pPr>
    <w:rPr>
      <w:rFonts w:cs="Arial"/>
      <w:b w:val="1"/>
      <w:bCs w:val="1"/>
      <w:spacing w:val="4"/>
      <w:sz w:val="44"/>
      <w:szCs w:val="44"/>
    </w:rPr>
  </w:style>
  <w:style w:type="paragraph" w:styleId="Document-Title-Sub-titledown" w:customStyle="1">
    <w:name w:val="Document-Title - Sub-title down"/>
    <w:basedOn w:val="Sous-titre1"/>
    <w:next w:val="DocumentTitle-Sub-title"/>
    <w:qFormat w:val="1"/>
    <w:rsid w:val="00B532A7"/>
    <w:rPr>
      <w:color w:val="656865" w:themeColor="text2"/>
      <w:sz w:val="36"/>
      <w:szCs w:val="36"/>
    </w:rPr>
  </w:style>
  <w:style w:type="paragraph" w:styleId="ListParagraph">
    <w:name w:val="List Paragraph"/>
    <w:basedOn w:val="Normal"/>
    <w:uiPriority w:val="34"/>
    <w:rsid w:val="009E6B67"/>
    <w:pPr>
      <w:ind w:left="720"/>
      <w:contextualSpacing w:val="1"/>
    </w:pPr>
  </w:style>
  <w:style w:type="paragraph" w:styleId="Niveauducommentaire21" w:customStyle="1">
    <w:name w:val="Niveau du commentaire : 21"/>
    <w:basedOn w:val="Normal"/>
    <w:uiPriority w:val="99"/>
    <w:rsid w:val="00053AE6"/>
    <w:pPr>
      <w:numPr>
        <w:numId w:val="1"/>
      </w:numPr>
      <w:contextualSpacing w:val="1"/>
    </w:pPr>
  </w:style>
  <w:style w:type="paragraph" w:styleId="TOC1">
    <w:name w:val="toc 1"/>
    <w:basedOn w:val="Normal"/>
    <w:next w:val="Normal"/>
    <w:autoRedefine w:val="1"/>
    <w:uiPriority w:val="39"/>
    <w:unhideWhenUsed w:val="1"/>
    <w:rsid w:val="00053AE6"/>
    <w:pPr>
      <w:tabs>
        <w:tab w:val="left" w:pos="426"/>
        <w:tab w:val="right" w:leader="dot" w:pos="9054"/>
      </w:tabs>
      <w:spacing w:after="120" w:before="120"/>
      <w:jc w:val="left"/>
    </w:pPr>
    <w:rPr>
      <w:bCs w:val="1"/>
      <w:sz w:val="24"/>
      <w:szCs w:val="24"/>
    </w:rPr>
  </w:style>
  <w:style w:type="paragraph" w:styleId="TOC2">
    <w:name w:val="toc 2"/>
    <w:basedOn w:val="Normal"/>
    <w:next w:val="Normal"/>
    <w:autoRedefine w:val="1"/>
    <w:uiPriority w:val="39"/>
    <w:unhideWhenUsed w:val="1"/>
    <w:rsid w:val="00053AE6"/>
    <w:pPr>
      <w:tabs>
        <w:tab w:val="left" w:pos="900"/>
        <w:tab w:val="right" w:leader="dot" w:pos="9054"/>
      </w:tabs>
      <w:spacing w:after="120"/>
      <w:ind w:left="851" w:hanging="567"/>
      <w:contextualSpacing w:val="1"/>
      <w:jc w:val="left"/>
    </w:pPr>
    <w:rPr>
      <w:bCs w:val="1"/>
      <w:szCs w:val="22"/>
    </w:rPr>
  </w:style>
  <w:style w:type="paragraph" w:styleId="TOC3">
    <w:name w:val="toc 3"/>
    <w:basedOn w:val="TOC2"/>
    <w:next w:val="Normal"/>
    <w:autoRedefine w:val="1"/>
    <w:uiPriority w:val="39"/>
    <w:unhideWhenUsed w:val="1"/>
    <w:rsid w:val="00053AE6"/>
    <w:pPr>
      <w:tabs>
        <w:tab w:val="clear" w:pos="900"/>
        <w:tab w:val="left" w:pos="1276"/>
      </w:tabs>
      <w:ind w:hanging="284"/>
    </w:pPr>
    <w:rPr>
      <w:rFonts w:cs="Arial" w:eastAsiaTheme="minorEastAsia"/>
      <w:noProof w:val="1"/>
      <w:color w:val="auto"/>
      <w:sz w:val="18"/>
      <w:szCs w:val="18"/>
      <w:lang w:eastAsia="fr-FR" w:val="fr-BE"/>
    </w:rPr>
  </w:style>
  <w:style w:type="paragraph" w:styleId="TOC4">
    <w:name w:val="toc 4"/>
    <w:basedOn w:val="Normal"/>
    <w:next w:val="Normal"/>
    <w:autoRedefine w:val="1"/>
    <w:uiPriority w:val="39"/>
    <w:unhideWhenUsed w:val="1"/>
    <w:rsid w:val="00F23AC3"/>
    <w:pPr>
      <w:spacing w:after="0"/>
      <w:ind w:left="540"/>
      <w:jc w:val="left"/>
    </w:pPr>
    <w:rPr>
      <w:rFonts w:asciiTheme="minorHAnsi" w:hAnsiTheme="minorHAnsi"/>
    </w:rPr>
  </w:style>
  <w:style w:type="paragraph" w:styleId="TOC5">
    <w:name w:val="toc 5"/>
    <w:basedOn w:val="Normal"/>
    <w:next w:val="Normal"/>
    <w:autoRedefine w:val="1"/>
    <w:uiPriority w:val="39"/>
    <w:unhideWhenUsed w:val="1"/>
    <w:rsid w:val="00F23AC3"/>
    <w:pPr>
      <w:spacing w:after="0"/>
      <w:ind w:left="720"/>
      <w:jc w:val="left"/>
    </w:pPr>
    <w:rPr>
      <w:rFonts w:asciiTheme="minorHAnsi" w:hAnsiTheme="minorHAnsi"/>
    </w:rPr>
  </w:style>
  <w:style w:type="paragraph" w:styleId="TOC6">
    <w:name w:val="toc 6"/>
    <w:basedOn w:val="Normal"/>
    <w:next w:val="Normal"/>
    <w:autoRedefine w:val="1"/>
    <w:uiPriority w:val="39"/>
    <w:unhideWhenUsed w:val="1"/>
    <w:rsid w:val="00F23AC3"/>
    <w:pPr>
      <w:spacing w:after="0"/>
      <w:ind w:left="900"/>
      <w:jc w:val="left"/>
    </w:pPr>
    <w:rPr>
      <w:rFonts w:asciiTheme="minorHAnsi" w:hAnsiTheme="minorHAnsi"/>
    </w:rPr>
  </w:style>
  <w:style w:type="paragraph" w:styleId="TOC7">
    <w:name w:val="toc 7"/>
    <w:basedOn w:val="Normal"/>
    <w:next w:val="Normal"/>
    <w:autoRedefine w:val="1"/>
    <w:uiPriority w:val="39"/>
    <w:unhideWhenUsed w:val="1"/>
    <w:rsid w:val="00F23AC3"/>
    <w:pPr>
      <w:spacing w:after="0"/>
      <w:ind w:left="1080"/>
      <w:jc w:val="left"/>
    </w:pPr>
    <w:rPr>
      <w:rFonts w:asciiTheme="minorHAnsi" w:hAnsiTheme="minorHAnsi"/>
    </w:rPr>
  </w:style>
  <w:style w:type="paragraph" w:styleId="TOC8">
    <w:name w:val="toc 8"/>
    <w:basedOn w:val="Normal"/>
    <w:next w:val="Normal"/>
    <w:autoRedefine w:val="1"/>
    <w:uiPriority w:val="39"/>
    <w:unhideWhenUsed w:val="1"/>
    <w:rsid w:val="00F23AC3"/>
    <w:pPr>
      <w:spacing w:after="0"/>
      <w:ind w:left="1260"/>
      <w:jc w:val="left"/>
    </w:pPr>
    <w:rPr>
      <w:rFonts w:asciiTheme="minorHAnsi" w:hAnsiTheme="minorHAnsi"/>
    </w:rPr>
  </w:style>
  <w:style w:type="paragraph" w:styleId="TOC9">
    <w:name w:val="toc 9"/>
    <w:basedOn w:val="Normal"/>
    <w:next w:val="Normal"/>
    <w:autoRedefine w:val="1"/>
    <w:uiPriority w:val="39"/>
    <w:unhideWhenUsed w:val="1"/>
    <w:rsid w:val="00F23AC3"/>
    <w:pPr>
      <w:spacing w:after="0"/>
      <w:ind w:left="1440"/>
      <w:jc w:val="left"/>
    </w:pPr>
    <w:rPr>
      <w:rFonts w:asciiTheme="minorHAnsi" w:hAnsiTheme="minorHAnsi"/>
    </w:rPr>
  </w:style>
  <w:style w:type="paragraph" w:styleId="TOCHeading">
    <w:name w:val="TOC Heading"/>
    <w:next w:val="Normal"/>
    <w:uiPriority w:val="39"/>
    <w:unhideWhenUsed w:val="1"/>
    <w:qFormat w:val="1"/>
    <w:rsid w:val="00053AE6"/>
    <w:pPr>
      <w:keepNext w:val="1"/>
      <w:keepLines w:val="1"/>
      <w:spacing w:before="480" w:line="276" w:lineRule="auto"/>
    </w:pPr>
    <w:rPr>
      <w:rFonts w:cstheme="majorBidi" w:eastAsiaTheme="majorEastAsia"/>
      <w:b w:val="1"/>
      <w:bCs w:val="1"/>
      <w:caps w:val="1"/>
      <w:color w:val="e5713e" w:themeColor="accent5"/>
      <w:sz w:val="32"/>
      <w:szCs w:val="28"/>
      <w:lang w:eastAsia="fr-FR" w:val="en-GB"/>
    </w:rPr>
  </w:style>
  <w:style w:type="paragraph" w:styleId="FootnoteText">
    <w:name w:val="footnote text"/>
    <w:basedOn w:val="Normal"/>
    <w:link w:val="FootnoteTextChar"/>
    <w:uiPriority w:val="99"/>
    <w:unhideWhenUsed w:val="1"/>
    <w:rsid w:val="00053AE6"/>
    <w:pPr>
      <w:spacing w:after="0" w:line="240" w:lineRule="auto"/>
    </w:pPr>
    <w:rPr>
      <w:sz w:val="16"/>
      <w:szCs w:val="16"/>
    </w:rPr>
  </w:style>
  <w:style w:type="character" w:styleId="FootnoteTextChar" w:customStyle="1">
    <w:name w:val="Footnote Text Char"/>
    <w:basedOn w:val="DefaultParagraphFont"/>
    <w:link w:val="FootnoteText"/>
    <w:uiPriority w:val="99"/>
    <w:rsid w:val="00B532A7"/>
    <w:rPr>
      <w:sz w:val="16"/>
      <w:szCs w:val="16"/>
      <w:lang w:val="en-GB"/>
    </w:rPr>
  </w:style>
  <w:style w:type="character" w:styleId="FootnoteReference">
    <w:name w:val="footnote reference"/>
    <w:basedOn w:val="DefaultParagraphFont"/>
    <w:uiPriority w:val="99"/>
    <w:unhideWhenUsed w:val="1"/>
    <w:rsid w:val="00DB315D"/>
    <w:rPr>
      <w:vertAlign w:val="superscript"/>
      <w:lang w:val="en-GB"/>
    </w:rPr>
  </w:style>
  <w:style w:type="character" w:styleId="Strong">
    <w:name w:val="Strong"/>
    <w:basedOn w:val="DefaultParagraphFont"/>
    <w:uiPriority w:val="22"/>
    <w:qFormat w:val="1"/>
    <w:rsid w:val="000D0EC9"/>
    <w:rPr>
      <w:b w:val="1"/>
      <w:bCs w:val="1"/>
      <w:lang w:val="en-GB"/>
    </w:rPr>
  </w:style>
  <w:style w:type="character" w:styleId="HTMLSample">
    <w:name w:val="HTML Sample"/>
    <w:basedOn w:val="DefaultParagraphFont"/>
    <w:uiPriority w:val="99"/>
    <w:semiHidden w:val="1"/>
    <w:unhideWhenUsed w:val="1"/>
    <w:rsid w:val="000D0EC9"/>
    <w:rPr>
      <w:rFonts w:ascii="Arial" w:hAnsi="Arial"/>
      <w:sz w:val="24"/>
      <w:szCs w:val="24"/>
      <w:lang w:val="en-GB"/>
    </w:rPr>
  </w:style>
  <w:style w:type="character" w:styleId="HTMLCode">
    <w:name w:val="HTML Code"/>
    <w:basedOn w:val="DefaultParagraphFont"/>
    <w:uiPriority w:val="99"/>
    <w:semiHidden w:val="1"/>
    <w:unhideWhenUsed w:val="1"/>
    <w:rsid w:val="000D0EC9"/>
    <w:rPr>
      <w:rFonts w:ascii="Arial" w:hAnsi="Arial"/>
      <w:sz w:val="20"/>
      <w:szCs w:val="20"/>
      <w:lang w:val="en-GB"/>
    </w:rPr>
  </w:style>
  <w:style w:type="paragraph" w:styleId="Numberedlist" w:customStyle="1">
    <w:name w:val="Numbered list"/>
    <w:basedOn w:val="ListParagraph"/>
    <w:qFormat w:val="1"/>
    <w:rsid w:val="00053AE6"/>
    <w:pPr>
      <w:numPr>
        <w:numId w:val="4"/>
      </w:numPr>
    </w:pPr>
  </w:style>
  <w:style w:type="paragraph" w:styleId="DocumentTitleDescription" w:customStyle="1">
    <w:name w:val="Document Title Description"/>
    <w:basedOn w:val="Sous-titre1"/>
    <w:qFormat w:val="1"/>
    <w:rsid w:val="00053AE6"/>
    <w:rPr>
      <w:color w:val="000000" w:themeColor="text1"/>
      <w:sz w:val="36"/>
      <w:szCs w:val="36"/>
    </w:rPr>
  </w:style>
  <w:style w:type="paragraph" w:styleId="TOCHeading1" w:customStyle="1">
    <w:name w:val="TOC Heading1"/>
    <w:qFormat w:val="1"/>
    <w:rsid w:val="00B532A7"/>
    <w:rPr>
      <w:rFonts w:cs="Arial"/>
      <w:b w:val="1"/>
      <w:bCs w:val="1"/>
      <w:caps w:val="1"/>
      <w:color w:val="ff7958"/>
      <w:spacing w:val="5"/>
      <w:sz w:val="32"/>
      <w:szCs w:val="32"/>
      <w:lang w:val="en-GB"/>
    </w:rPr>
  </w:style>
  <w:style w:type="numbering" w:styleId="COST" w:customStyle="1">
    <w:name w:val="COST"/>
    <w:uiPriority w:val="99"/>
    <w:rsid w:val="00FB62ED"/>
    <w:pPr>
      <w:numPr>
        <w:numId w:val="2"/>
      </w:numPr>
    </w:pPr>
  </w:style>
  <w:style w:type="numbering" w:styleId="COSTNUM" w:customStyle="1">
    <w:name w:val="COST NUM"/>
    <w:uiPriority w:val="99"/>
    <w:rsid w:val="007B5BF7"/>
    <w:pPr>
      <w:numPr>
        <w:numId w:val="3"/>
      </w:numPr>
    </w:pPr>
  </w:style>
  <w:style w:type="table" w:styleId="TableGrid">
    <w:name w:val="Table Grid"/>
    <w:basedOn w:val="TableNormal"/>
    <w:uiPriority w:val="39"/>
    <w:rsid w:val="006338E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smallcontent" w:customStyle="1">
    <w:name w:val="body text small (content)"/>
    <w:basedOn w:val="BodyText"/>
    <w:uiPriority w:val="99"/>
    <w:rsid w:val="00B532A7"/>
    <w:pPr>
      <w:tabs>
        <w:tab w:val="right" w:pos="3500"/>
      </w:tabs>
      <w:autoSpaceDE w:val="0"/>
      <w:autoSpaceDN w:val="0"/>
      <w:adjustRightInd w:val="0"/>
      <w:spacing w:after="283" w:line="240" w:lineRule="atLeast"/>
      <w:jc w:val="left"/>
      <w:textAlignment w:val="center"/>
    </w:pPr>
    <w:rPr>
      <w:rFonts w:cs="Effra Light"/>
      <w:color w:val="000000"/>
      <w:spacing w:val="2"/>
      <w:sz w:val="17"/>
      <w:szCs w:val="17"/>
    </w:rPr>
  </w:style>
  <w:style w:type="paragraph" w:styleId="notegreyleftcontent" w:customStyle="1">
    <w:name w:val="note grey left (content)"/>
    <w:basedOn w:val="Normal"/>
    <w:uiPriority w:val="99"/>
    <w:rsid w:val="006338E8"/>
    <w:pPr>
      <w:tabs>
        <w:tab w:val="left" w:pos="120"/>
      </w:tabs>
      <w:suppressAutoHyphens w:val="1"/>
      <w:autoSpaceDE w:val="0"/>
      <w:autoSpaceDN w:val="0"/>
      <w:adjustRightInd w:val="0"/>
      <w:spacing w:after="0" w:line="180" w:lineRule="atLeast"/>
      <w:jc w:val="left"/>
      <w:textAlignment w:val="center"/>
    </w:pPr>
    <w:rPr>
      <w:color w:val="9b9b9b"/>
      <w:sz w:val="14"/>
      <w:szCs w:val="14"/>
    </w:rPr>
  </w:style>
  <w:style w:type="paragraph" w:styleId="BodyText">
    <w:name w:val="Body Text"/>
    <w:basedOn w:val="Normal"/>
    <w:link w:val="BodyTextChar"/>
    <w:uiPriority w:val="99"/>
    <w:semiHidden w:val="1"/>
    <w:unhideWhenUsed w:val="1"/>
    <w:rsid w:val="006338E8"/>
    <w:pPr>
      <w:spacing w:after="120"/>
    </w:pPr>
  </w:style>
  <w:style w:type="character" w:styleId="BodyTextChar" w:customStyle="1">
    <w:name w:val="Body Text Char"/>
    <w:basedOn w:val="DefaultParagraphFont"/>
    <w:link w:val="BodyText"/>
    <w:uiPriority w:val="99"/>
    <w:semiHidden w:val="1"/>
    <w:rsid w:val="006338E8"/>
    <w:rPr>
      <w:rFonts w:ascii="Effra" w:hAnsi="Effra" w:eastAsiaTheme="minorEastAsia"/>
      <w:color w:val="656865" w:themeColor="text2"/>
      <w:sz w:val="20"/>
      <w:szCs w:val="20"/>
      <w:lang w:val="en-GB"/>
    </w:rPr>
  </w:style>
  <w:style w:type="paragraph" w:styleId="Bulletpointlevel1" w:customStyle="1">
    <w:name w:val="Bullet point level 1"/>
    <w:basedOn w:val="ListParagraph"/>
    <w:qFormat w:val="1"/>
    <w:rsid w:val="00B532A7"/>
    <w:pPr>
      <w:numPr>
        <w:numId w:val="5"/>
      </w:numPr>
      <w:spacing w:after="120"/>
    </w:pPr>
    <w:rPr>
      <w:rFonts w:cs="Times New Roman (Corps CS)"/>
      <w:szCs w:val="22"/>
    </w:rPr>
  </w:style>
  <w:style w:type="paragraph" w:styleId="Title-Note" w:customStyle="1">
    <w:name w:val="Title - Note"/>
    <w:basedOn w:val="Normal"/>
    <w:qFormat w:val="1"/>
    <w:rsid w:val="00266DE4"/>
    <w:pPr>
      <w:spacing w:after="120"/>
    </w:pPr>
    <w:rPr>
      <w:b w:val="1"/>
      <w:sz w:val="24"/>
      <w:szCs w:val="22"/>
    </w:rPr>
  </w:style>
  <w:style w:type="paragraph" w:styleId="CSOStandard" w:customStyle="1">
    <w:name w:val="CSO_Standard"/>
    <w:basedOn w:val="Normal"/>
    <w:qFormat w:val="1"/>
    <w:rsid w:val="00266DE4"/>
    <w:pPr>
      <w:spacing w:after="0" w:line="240" w:lineRule="auto"/>
      <w:jc w:val="center"/>
    </w:pPr>
    <w:rPr>
      <w:rFonts w:cs="Arial" w:eastAsia="MS Mincho"/>
      <w:color w:val="3d5abf"/>
      <w:sz w:val="22"/>
      <w:szCs w:val="22"/>
    </w:rPr>
  </w:style>
  <w:style w:type="paragraph" w:styleId="Bulletpointlevel2" w:customStyle="1">
    <w:name w:val="Bullet point level 2"/>
    <w:basedOn w:val="Bulletpointlevel1"/>
    <w:qFormat w:val="1"/>
    <w:rsid w:val="00B532A7"/>
    <w:pPr>
      <w:numPr>
        <w:ilvl w:val="1"/>
      </w:numPr>
    </w:pPr>
    <w:rPr>
      <w:sz w:val="18"/>
      <w:szCs w:val="18"/>
    </w:rPr>
  </w:style>
  <w:style w:type="numbering" w:styleId="Listeactuelle1" w:customStyle="1">
    <w:name w:val="Liste actuelle1"/>
    <w:uiPriority w:val="99"/>
    <w:rsid w:val="005F4006"/>
    <w:pPr>
      <w:numPr>
        <w:numId w:val="7"/>
      </w:numPr>
    </w:pPr>
  </w:style>
  <w:style w:type="numbering" w:styleId="Listeactuelle2" w:customStyle="1">
    <w:name w:val="Liste actuelle2"/>
    <w:uiPriority w:val="99"/>
    <w:rsid w:val="005F4006"/>
    <w:pPr>
      <w:numPr>
        <w:numId w:val="8"/>
      </w:numPr>
    </w:pPr>
  </w:style>
  <w:style w:type="numbering" w:styleId="Listeactuelle3" w:customStyle="1">
    <w:name w:val="Liste actuelle3"/>
    <w:uiPriority w:val="99"/>
    <w:rsid w:val="005F4006"/>
    <w:pPr>
      <w:numPr>
        <w:numId w:val="9"/>
      </w:numPr>
    </w:pPr>
  </w:style>
  <w:style w:type="paragraph" w:styleId="Address" w:customStyle="1">
    <w:name w:val="Address"/>
    <w:basedOn w:val="Normal"/>
    <w:qFormat w:val="1"/>
    <w:rsid w:val="00BB3380"/>
    <w:pPr>
      <w:spacing w:after="120"/>
      <w:jc w:val="left"/>
    </w:pPr>
    <w:rPr>
      <w:rFonts w:cs="Times New Roman (Corps CS)"/>
      <w:szCs w:val="24"/>
    </w:rPr>
  </w:style>
  <w:style w:type="character" w:styleId="UnresolvedMention">
    <w:name w:val="Unresolved Mention"/>
    <w:basedOn w:val="DefaultParagraphFont"/>
    <w:uiPriority w:val="99"/>
    <w:semiHidden w:val="1"/>
    <w:unhideWhenUsed w:val="1"/>
    <w:rsid w:val="00C75B36"/>
    <w:rPr>
      <w:color w:val="605e5c"/>
      <w:shd w:color="auto" w:fill="e1dfdd" w:val="clear"/>
    </w:rPr>
  </w:style>
  <w:style w:type="character" w:styleId="Heading6Char" w:customStyle="1">
    <w:name w:val="Heading 6 Char"/>
    <w:basedOn w:val="DefaultParagraphFont"/>
    <w:link w:val="Heading6"/>
    <w:uiPriority w:val="9"/>
    <w:rsid w:val="00B94C14"/>
    <w:rPr>
      <w:rFonts w:asciiTheme="majorHAnsi" w:cstheme="majorBidi" w:eastAsiaTheme="majorEastAsia" w:hAnsiTheme="majorHAnsi"/>
      <w:color w:val="131831" w:themeColor="accent1" w:themeShade="00007F"/>
      <w:lang w:val="en-GB"/>
    </w:rPr>
  </w:style>
  <w:style w:type="character" w:styleId="Heading7Char" w:customStyle="1">
    <w:name w:val="Heading 7 Char"/>
    <w:basedOn w:val="DefaultParagraphFont"/>
    <w:link w:val="Heading7"/>
    <w:uiPriority w:val="9"/>
    <w:rsid w:val="00B94C14"/>
    <w:rPr>
      <w:rFonts w:asciiTheme="majorHAnsi" w:cstheme="majorBidi" w:eastAsiaTheme="majorEastAsia" w:hAnsiTheme="majorHAnsi"/>
      <w:i w:val="1"/>
      <w:iCs w:val="1"/>
      <w:color w:val="131831" w:themeColor="accent1" w:themeShade="00007F"/>
      <w:lang w:val="en-GB"/>
    </w:rPr>
  </w:style>
  <w:style w:type="paragraph" w:styleId="Bulletpoint" w:customStyle="1">
    <w:name w:val="Bullet point"/>
    <w:basedOn w:val="ListParagraph"/>
    <w:qFormat w:val="1"/>
    <w:rsid w:val="00053AE6"/>
    <w:pPr>
      <w:numPr>
        <w:numId w:val="32"/>
      </w:numPr>
      <w:spacing w:line="240" w:lineRule="auto"/>
    </w:pPr>
    <w:rPr>
      <w:rFonts w:cstheme="minorBidi" w:eastAsiaTheme="minorEastAsia"/>
      <w:color w:val="656865" w:themeColor="text2"/>
      <w:lang w:val="en-US"/>
    </w:rPr>
  </w:style>
  <w:style w:type="paragraph" w:styleId="Title-TOC" w:customStyle="1">
    <w:name w:val="Title - TOC"/>
    <w:qFormat w:val="1"/>
    <w:rsid w:val="00053AE6"/>
    <w:rPr>
      <w:rFonts w:cs="Arial"/>
      <w:b w:val="1"/>
      <w:bCs w:val="1"/>
      <w:caps w:val="1"/>
      <w:color w:val="5e78ad" w:themeColor="accent2"/>
      <w:spacing w:val="5"/>
      <w:sz w:val="32"/>
      <w:szCs w:val="32"/>
      <w:lang w:val="en-US"/>
    </w:rPr>
  </w:style>
  <w:style w:type="character" w:styleId="CommentReference">
    <w:name w:val="annotation reference"/>
    <w:basedOn w:val="DefaultParagraphFont"/>
    <w:uiPriority w:val="99"/>
    <w:unhideWhenUsed w:val="1"/>
    <w:rsid w:val="00053AE6"/>
    <w:rPr>
      <w:sz w:val="16"/>
      <w:szCs w:val="16"/>
    </w:rPr>
  </w:style>
  <w:style w:type="paragraph" w:styleId="CommentText">
    <w:name w:val="annotation text"/>
    <w:basedOn w:val="Normal"/>
    <w:link w:val="CommentTextChar"/>
    <w:uiPriority w:val="99"/>
    <w:unhideWhenUsed w:val="1"/>
    <w:rsid w:val="004012F2"/>
    <w:pPr>
      <w:widowControl w:val="0"/>
      <w:spacing w:line="240" w:lineRule="auto"/>
      <w:jc w:val="left"/>
    </w:pPr>
    <w:rPr>
      <w:rFonts w:asciiTheme="minorHAnsi" w:cstheme="minorBidi" w:hAnsiTheme="minorHAnsi"/>
      <w:color w:val="auto"/>
      <w:lang w:val="en-US"/>
    </w:rPr>
  </w:style>
  <w:style w:type="character" w:styleId="CommentTextChar" w:customStyle="1">
    <w:name w:val="Comment Text Char"/>
    <w:basedOn w:val="DefaultParagraphFont"/>
    <w:link w:val="CommentText"/>
    <w:uiPriority w:val="99"/>
    <w:rsid w:val="004012F2"/>
    <w:rPr>
      <w:rFonts w:asciiTheme="minorHAnsi" w:cstheme="minorBidi" w:hAnsiTheme="minorHAnsi"/>
      <w:color w:val="auto"/>
      <w:lang w:val="en-US"/>
    </w:rPr>
  </w:style>
  <w:style w:type="paragraph" w:styleId="Revision">
    <w:name w:val="Revision"/>
    <w:hidden w:val="1"/>
    <w:uiPriority w:val="99"/>
    <w:semiHidden w:val="1"/>
    <w:rsid w:val="009975B7"/>
    <w:rPr>
      <w:lang w:val="en-GB"/>
    </w:rPr>
  </w:style>
  <w:style w:type="character" w:styleId="FollowedHyperlink">
    <w:name w:val="FollowedHyperlink"/>
    <w:basedOn w:val="DefaultParagraphFont"/>
    <w:uiPriority w:val="99"/>
    <w:semiHidden w:val="1"/>
    <w:unhideWhenUsed w:val="1"/>
    <w:rsid w:val="00757846"/>
    <w:rPr>
      <w:color w:val="8a8f8c" w:themeColor="followedHyperlink"/>
      <w:u w:val="single"/>
    </w:rPr>
  </w:style>
  <w:style w:type="paragraph" w:styleId="BalloonText">
    <w:name w:val="Balloon Text"/>
    <w:basedOn w:val="Normal"/>
    <w:link w:val="BalloonTextChar"/>
    <w:uiPriority w:val="99"/>
    <w:semiHidden w:val="1"/>
    <w:unhideWhenUsed w:val="1"/>
    <w:rsid w:val="00053AE6"/>
    <w:pPr>
      <w:spacing w:after="0" w:line="240" w:lineRule="auto"/>
    </w:pPr>
    <w:rPr>
      <w:rFonts w:ascii="Segoe UI" w:cs="Segoe UI" w:hAnsi="Segoe UI" w:eastAsiaTheme="minorEastAsia"/>
      <w:color w:val="656865" w:themeColor="text2"/>
      <w:sz w:val="18"/>
      <w:szCs w:val="18"/>
    </w:rPr>
  </w:style>
  <w:style w:type="character" w:styleId="BalloonTextChar" w:customStyle="1">
    <w:name w:val="Balloon Text Char"/>
    <w:basedOn w:val="DefaultParagraphFont"/>
    <w:link w:val="BalloonText"/>
    <w:uiPriority w:val="99"/>
    <w:semiHidden w:val="1"/>
    <w:rsid w:val="00053AE6"/>
    <w:rPr>
      <w:rFonts w:ascii="Segoe UI" w:cs="Segoe UI" w:hAnsi="Segoe UI" w:eastAsiaTheme="minorEastAsia"/>
      <w:color w:val="656865" w:themeColor="text2"/>
      <w:sz w:val="18"/>
      <w:szCs w:val="18"/>
      <w:lang w:val="en-GB"/>
    </w:rPr>
  </w:style>
  <w:style w:type="paragraph" w:styleId="CommentSubject">
    <w:name w:val="annotation subject"/>
    <w:basedOn w:val="CommentText"/>
    <w:next w:val="CommentText"/>
    <w:link w:val="CommentSubjectChar"/>
    <w:uiPriority w:val="99"/>
    <w:semiHidden w:val="1"/>
    <w:unhideWhenUsed w:val="1"/>
    <w:rsid w:val="00053AE6"/>
    <w:pPr>
      <w:widowControl w:val="1"/>
      <w:jc w:val="both"/>
    </w:pPr>
    <w:rPr>
      <w:rFonts w:ascii="Arial" w:hAnsi="Arial" w:eastAsiaTheme="minorEastAsia"/>
      <w:b w:val="1"/>
      <w:bCs w:val="1"/>
      <w:color w:val="656865" w:themeColor="text2"/>
      <w:lang w:val="en-GB"/>
    </w:rPr>
  </w:style>
  <w:style w:type="character" w:styleId="CommentSubjectChar" w:customStyle="1">
    <w:name w:val="Comment Subject Char"/>
    <w:basedOn w:val="CommentTextChar"/>
    <w:link w:val="CommentSubject"/>
    <w:uiPriority w:val="99"/>
    <w:semiHidden w:val="1"/>
    <w:rsid w:val="00053AE6"/>
    <w:rPr>
      <w:rFonts w:asciiTheme="minorHAnsi" w:cstheme="minorBidi" w:eastAsiaTheme="minorEastAsia" w:hAnsiTheme="minorHAnsi"/>
      <w:b w:val="1"/>
      <w:bCs w:val="1"/>
      <w:color w:val="656865" w:themeColor="text2"/>
      <w:lang w:val="en-GB"/>
    </w:rPr>
  </w:style>
  <w:style w:type="paragraph" w:styleId="Subtitle">
    <w:name w:val="Subtitle"/>
    <w:basedOn w:val="Normal"/>
    <w:next w:val="Normal"/>
    <w:pPr>
      <w:spacing w:after="240" w:line="240" w:lineRule="auto"/>
    </w:pPr>
    <w:rPr>
      <w:color w:val="5a5a5a"/>
      <w:sz w:val="24"/>
      <w:szCs w:val="24"/>
    </w:rPr>
  </w:style>
  <w:style w:type="paragraph" w:styleId="Subtitle">
    <w:name w:val="Subtitle"/>
    <w:basedOn w:val="Normal"/>
    <w:next w:val="Normal"/>
    <w:pPr>
      <w:spacing w:after="240" w:line="240" w:lineRule="auto"/>
    </w:pPr>
    <w:rPr>
      <w:color w:val="5a5a5a"/>
      <w:sz w:val="24"/>
      <w:szCs w:val="24"/>
    </w:rPr>
  </w:style>
  <w:style w:type="paragraph" w:styleId="Subtitle">
    <w:name w:val="Subtitle"/>
    <w:basedOn w:val="Normal"/>
    <w:next w:val="Normal"/>
    <w:pPr>
      <w:spacing w:after="240" w:line="240" w:lineRule="auto"/>
    </w:pPr>
    <w:rPr>
      <w:color w:val="5a5a5a"/>
      <w:sz w:val="24"/>
      <w:szCs w:val="24"/>
    </w:rPr>
  </w:style>
  <w:style w:type="paragraph" w:styleId="Subtitle">
    <w:name w:val="Subtitle"/>
    <w:basedOn w:val="Normal"/>
    <w:next w:val="Normal"/>
    <w:pPr>
      <w:spacing w:after="240" w:line="240" w:lineRule="auto"/>
    </w:pPr>
    <w:rPr>
      <w:color w:val="5a5a5a"/>
      <w:sz w:val="24"/>
      <w:szCs w:val="24"/>
    </w:rPr>
  </w:style>
  <w:style w:type="paragraph" w:styleId="Subtitle">
    <w:name w:val="Subtitle"/>
    <w:basedOn w:val="Normal"/>
    <w:next w:val="Normal"/>
    <w:pPr>
      <w:spacing w:after="240" w:line="240" w:lineRule="auto"/>
    </w:pPr>
    <w:rPr>
      <w:color w:val="5a5a5a"/>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240" w:line="240" w:lineRule="auto"/>
    </w:pPr>
    <w:rPr>
      <w:color w:val="5a5a5a"/>
      <w:sz w:val="24"/>
      <w:szCs w:val="24"/>
    </w:rPr>
  </w:style>
  <w:style w:type="paragraph" w:styleId="Subtitle">
    <w:name w:val="Subtitle"/>
    <w:basedOn w:val="Normal"/>
    <w:next w:val="Normal"/>
    <w:pPr>
      <w:spacing w:after="240" w:line="240" w:lineRule="auto"/>
    </w:pPr>
    <w:rPr>
      <w:color w:val="5a5a5a"/>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COST 1">
      <a:dk1>
        <a:srgbClr val="000000"/>
      </a:dk1>
      <a:lt1>
        <a:srgbClr val="FFFFFF"/>
      </a:lt1>
      <a:dk2>
        <a:srgbClr val="656865"/>
      </a:dk2>
      <a:lt2>
        <a:srgbClr val="C5C5BD"/>
      </a:lt2>
      <a:accent1>
        <a:srgbClr val="263264"/>
      </a:accent1>
      <a:accent2>
        <a:srgbClr val="5E78AD"/>
      </a:accent2>
      <a:accent3>
        <a:srgbClr val="5B2650"/>
      </a:accent3>
      <a:accent4>
        <a:srgbClr val="99245C"/>
      </a:accent4>
      <a:accent5>
        <a:srgbClr val="E5713E"/>
      </a:accent5>
      <a:accent6>
        <a:srgbClr val="00AB9D"/>
      </a:accent6>
      <a:hlink>
        <a:srgbClr val="C8C3B1"/>
      </a:hlink>
      <a:folHlink>
        <a:srgbClr val="8A8F8C"/>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haAJboYO/nlB3VDBBZZQSKUwEA==">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2022-08-24T11:26:00Z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0x010100AFCAB1B9A5872749993B9A4900EE7185004DFE168494CF2648A1580B6742B0405B</vt:lpwstr>
  </property>
  <property fmtid="{D5CDD505-2E9C-101B-9397-08002B2CF9AE}" pid="3" name="j183d2c7879f46cdad1b7768093a4c45">
    <vt:lpwstr>j183d2c7879f46cdad1b7768093a4c45</vt:lpwstr>
  </property>
  <property fmtid="{D5CDD505-2E9C-101B-9397-08002B2CF9AE}" pid="4" name="Meeting_x002F_Event_x0020_Type">
    <vt:lpwstr>Meeting_x002F_Event_x0020_Type</vt:lpwstr>
  </property>
  <property fmtid="{D5CDD505-2E9C-101B-9397-08002B2CF9AE}" pid="5" name="h683663ddb1648d98d5d829c69644b8b">
    <vt:lpwstr>h683663ddb1648d98d5d829c69644b8b</vt:lpwstr>
  </property>
  <property fmtid="{D5CDD505-2E9C-101B-9397-08002B2CF9AE}" pid="6" name="m6dd6d7cf7dd434e9aac1e6dc36a87ef">
    <vt:lpwstr>m6dd6d7cf7dd434e9aac1e6dc36a87ef</vt:lpwstr>
  </property>
  <property fmtid="{D5CDD505-2E9C-101B-9397-08002B2CF9AE}" pid="7" name="Process">
    <vt:lpwstr>Process</vt:lpwstr>
  </property>
  <property fmtid="{D5CDD505-2E9C-101B-9397-08002B2CF9AE}" pid="8" name="Stakeholders">
    <vt:lpwstr>Stakeholders</vt:lpwstr>
  </property>
  <property fmtid="{D5CDD505-2E9C-101B-9397-08002B2CF9AE}" pid="9" name="Unit">
    <vt:lpwstr>Unit</vt:lpwstr>
  </property>
  <property fmtid="{D5CDD505-2E9C-101B-9397-08002B2CF9AE}" pid="10" name="Geographic_x0020_Location">
    <vt:lpwstr>Geographic_x0020_Location</vt:lpwstr>
  </property>
  <property fmtid="{D5CDD505-2E9C-101B-9397-08002B2CF9AE}" pid="11" name="Doument_x0020_Type">
    <vt:lpwstr>Doument_x0020_Type</vt:lpwstr>
  </property>
  <property fmtid="{D5CDD505-2E9C-101B-9397-08002B2CF9AE}" pid="12" name="k9326ab33cb644c9beade3642bf61ccd">
    <vt:lpwstr>k9326ab33cb644c9beade3642bf61ccd</vt:lpwstr>
  </property>
  <property fmtid="{D5CDD505-2E9C-101B-9397-08002B2CF9AE}" pid="13" name="Domain">
    <vt:lpwstr>Domain</vt:lpwstr>
  </property>
  <property fmtid="{D5CDD505-2E9C-101B-9397-08002B2CF9AE}" pid="14" name="Budget_x0020_Line">
    <vt:lpwstr>Budget_x0020_Line</vt:lpwstr>
  </property>
  <property fmtid="{D5CDD505-2E9C-101B-9397-08002B2CF9AE}" pid="15" name="kcdfa49aeaa74483b65ac40edc00c77e">
    <vt:lpwstr>kcdfa49aeaa74483b65ac40edc00c77e</vt:lpwstr>
  </property>
  <property fmtid="{D5CDD505-2E9C-101B-9397-08002B2CF9AE}" pid="16" name="Meeting/Event Type">
    <vt:lpwstr>Meeting/Event Type</vt:lpwstr>
  </property>
  <property fmtid="{D5CDD505-2E9C-101B-9397-08002B2CF9AE}" pid="17" name="Budget Line">
    <vt:lpwstr>Budget Line</vt:lpwstr>
  </property>
  <property fmtid="{D5CDD505-2E9C-101B-9397-08002B2CF9AE}" pid="18" name="Geographic Location">
    <vt:lpwstr>Geographic Location</vt:lpwstr>
  </property>
  <property fmtid="{D5CDD505-2E9C-101B-9397-08002B2CF9AE}" pid="19" name="Doument Type">
    <vt:lpwstr>Doument Type</vt:lpwstr>
  </property>
  <property fmtid="{D5CDD505-2E9C-101B-9397-08002B2CF9AE}" pid="20" name="Order">
    <vt:lpwstr>12300.0</vt:lpwstr>
  </property>
  <property fmtid="{D5CDD505-2E9C-101B-9397-08002B2CF9AE}" pid="21" name="Action Number">
    <vt:lpwstr>Action Number</vt:lpwstr>
  </property>
  <property fmtid="{D5CDD505-2E9C-101B-9397-08002B2CF9AE}" pid="22" name="TaxCatchAll">
    <vt:lpwstr>TaxCatchAll</vt:lpwstr>
  </property>
  <property fmtid="{D5CDD505-2E9C-101B-9397-08002B2CF9AE}" pid="23" name="i00b8442aa7a4cf9a71eeeca23012327">
    <vt:lpwstr>i00b8442aa7a4cf9a71eeeca23012327</vt:lpwstr>
  </property>
  <property fmtid="{D5CDD505-2E9C-101B-9397-08002B2CF9AE}" pid="24" name="nae73cb6769f4a7f9271b45194c652bb">
    <vt:lpwstr>nae73cb6769f4a7f9271b45194c652bb</vt:lpwstr>
  </property>
  <property fmtid="{D5CDD505-2E9C-101B-9397-08002B2CF9AE}" pid="25" name="fca2ec1b797f4b5f8f8c86f331133d6a">
    <vt:lpwstr>fca2ec1b797f4b5f8f8c86f331133d6a</vt:lpwstr>
  </property>
</Properties>
</file>