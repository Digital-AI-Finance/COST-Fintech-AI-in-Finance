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commentRangeStart w:id="0"/>
      <w:commentRangeStart w:id="1"/>
      <w:r w:rsidDel="00000000" w:rsidR="00000000" w:rsidRPr="00000000">
        <w:rPr>
          <w:b w:val="1"/>
          <w:bCs w:val="1"/>
          <w:rtl w:val="0"/>
        </w:rPr>
        <w:t xml:space="preserve">Sustainable Digital Transformation</w:t>
      </w:r>
      <w:commentRangeEnd w:id="0"/>
      <w:r w:rsidDel="00000000" w:rsidR="00000000" w:rsidRPr="00000000">
        <w:commentReference w:id="0"/>
      </w:r>
      <w:r w:rsidDel="00000000" w:rsidR="00000000" w:rsidRPr="00000000">
        <w:rPr>
          <w:b w:val="1"/>
          <w:bCs w:val="1"/>
          <w:rtl w:val="0"/>
        </w:rPr>
        <w:t xml:space="preserve"> for Europe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Ensuring data protection, privacy and fairness in financial data (WG1).</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Develop and deploy end-to-end use cases of generative AI's applications in </w:t>
      </w:r>
      <w:commentRangeStart w:id="2"/>
      <w:r w:rsidDel="00000000" w:rsidR="00000000" w:rsidRPr="00000000">
        <w:rPr>
          <w:b w:val="1"/>
          <w:bCs w:val="1"/>
          <w:rtl w:val="0"/>
        </w:rPr>
        <w:t xml:space="preserve">finance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(WG2).</w:t>
      </w:r>
      <w:ins w:author="Lucia Gomez" w:id="0" w:date="2024-07-03T08:11:36Z">
        <w:commentRangeStart w:id="3"/>
        <w:r w:rsidDel="00000000" w:rsidR="00000000" w:rsidRPr="00000000">
          <w:rPr>
            <w:b w:val="1"/>
            <w:bCs w:val="1"/>
            <w:rtl w:val="0"/>
          </w:rPr>
          <w:t xml:space="preserve"> (not only AI)</w:t>
        </w:r>
      </w:ins>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 xml:space="preserve">Ensure explainability and fairness of AI-based systems in </w:t>
      </w:r>
      <w:commentRangeStart w:id="4"/>
      <w:r w:rsidDel="00000000" w:rsidR="00000000" w:rsidRPr="00000000">
        <w:rPr>
          <w:b w:val="1"/>
          <w:bCs w:val="1"/>
          <w:rtl w:val="0"/>
        </w:rPr>
        <w:t xml:space="preserve">finance</w:t>
      </w:r>
      <w:commentRangeEnd w:id="4"/>
      <w:r w:rsidDel="00000000" w:rsidR="00000000" w:rsidRPr="00000000">
        <w:commentReference w:id="4"/>
      </w:r>
      <w:r w:rsidDel="00000000" w:rsidR="00000000" w:rsidRPr="00000000">
        <w:rPr>
          <w:b w:val="1"/>
          <w:bCs w:val="1"/>
          <w:rtl w:val="0"/>
        </w:rPr>
        <w:t xml:space="preserve"> (WG3)</w:t>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ins w:author="Lucia Gomez" w:id="1" w:date="2024-07-03T08:07:01Z">
        <w:r w:rsidDel="00000000" w:rsidR="00000000" w:rsidRPr="00000000">
          <w:rPr>
            <w:b w:val="1"/>
            <w:bCs w:val="1"/>
            <w:rtl w:val="0"/>
          </w:rPr>
          <w:t xml:space="preserve">Beyond</w:t>
        </w:r>
      </w:ins>
      <w:del w:author="Lucia Gomez" w:id="1" w:date="2024-07-03T08:07:01Z">
        <w:r w:rsidDel="00000000" w:rsidR="00000000" w:rsidRPr="00000000">
          <w:rPr>
            <w:b w:val="1"/>
            <w:bCs w:val="1"/>
            <w:rtl w:val="0"/>
          </w:rPr>
          <w:delText xml:space="preserve">Streamlining</w:delText>
        </w:r>
      </w:del>
      <w:r w:rsidDel="00000000" w:rsidR="00000000" w:rsidRPr="00000000">
        <w:rPr>
          <w:b w:val="1"/>
          <w:bCs w:val="1"/>
          <w:rtl w:val="0"/>
        </w:rPr>
        <w:t xml:space="preserve"> </w:t>
      </w:r>
      <w:commentRangeStart w:id="5"/>
      <w:commentRangeStart w:id="6"/>
      <w:r w:rsidDel="00000000" w:rsidR="00000000" w:rsidRPr="00000000">
        <w:rPr>
          <w:b w:val="1"/>
          <w:bCs w:val="1"/>
          <w:rtl w:val="0"/>
        </w:rPr>
        <w:t xml:space="preserve">ESG</w:t>
      </w: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rtl w:val="0"/>
        </w:rPr>
        <w:t xml:space="preserve"> assessment and reporting (WG4)</w:t>
      </w:r>
      <w:ins w:author="Lucia Gomez" w:id="2" w:date="2024-07-03T08:07:18Z">
        <w:r w:rsidDel="00000000" w:rsidR="00000000" w:rsidRPr="00000000">
          <w:rPr>
            <w:b w:val="1"/>
            <w:bCs w:val="1"/>
            <w:rtl w:val="0"/>
          </w:rPr>
          <w:t xml:space="preserve">: impact investment and stakeholders’ activism</w:t>
        </w:r>
      </w:ins>
      <w:del w:author="Lucia Gomez" w:id="2" w:date="2024-07-03T08:07:18Z">
        <w:r w:rsidDel="00000000" w:rsidR="00000000" w:rsidRPr="00000000">
          <w:rPr>
            <w:b w:val="1"/>
            <w:bCs w:val="1"/>
            <w:rtl w:val="0"/>
          </w:rPr>
          <w:delText xml:space="preserve">.</w:delText>
        </w:r>
      </w:del>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General comments:</w:t>
      </w:r>
    </w:p>
    <w:p w:rsidR="00000000" w:rsidDel="00000000" w:rsidP="00000000" w:rsidRDefault="00000000" w:rsidRPr="00000000" w14:paraId="0000000D">
      <w:pPr>
        <w:rPr/>
      </w:pPr>
      <w:r w:rsidDel="00000000" w:rsidR="00000000" w:rsidRPr="00000000">
        <w:rPr>
          <w:rtl w:val="0"/>
        </w:rPr>
        <w:t xml:space="preserve">WG1 could be joined with WG3 (too much overlap) -&gt; perhaps introduce the term “trust”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WG Titles.. Noun or develop something. Different styles of WG titles. Verb or Noun. To be consistent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WG 1: </w:t>
      </w:r>
      <w:r w:rsidDel="00000000" w:rsidR="00000000" w:rsidRPr="00000000">
        <w:rPr>
          <w:color w:val="222222"/>
          <w:highlight w:val="white"/>
          <w:rtl w:val="0"/>
        </w:rPr>
        <w:t xml:space="preserve">We can add "transparency, lawfulness and accuracy" besides fairness of the data.</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Relevant for Europe: AI Act, relevant for industry. Focus on AI transformation in Europe</w:t>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WG4: assessment sounds quite general. Current trends towards impact investing, stakeholders activism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Where could digital technology really make an impact and reduce resource use/ increase efficiency, enable circularity, increase inclusivity or contribute to a ‘just transition’?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Reflect on resource use (e.g. electricity) of AI applications!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Every WG should include the transformation aspect</w:t>
      </w:r>
    </w:p>
    <w:p w:rsidR="00000000" w:rsidDel="00000000" w:rsidP="00000000" w:rsidRDefault="00000000" w:rsidRPr="00000000" w14:paraId="0000001C">
      <w:pPr>
        <w:rPr/>
      </w:pPr>
      <w:r w:rsidDel="00000000" w:rsidR="00000000" w:rsidRPr="00000000">
        <w:rPr>
          <w:rtl w:val="0"/>
        </w:rPr>
        <w:t xml:space="preserve">Related to CIG (which was a tool for Explainable AI). usable by banks (impact section?)</w:t>
      </w:r>
    </w:p>
    <w:p w:rsidR="00000000" w:rsidDel="00000000" w:rsidP="00000000" w:rsidRDefault="00000000" w:rsidRPr="00000000" w14:paraId="0000001D">
      <w:pPr>
        <w:rPr/>
      </w:pPr>
      <w:r w:rsidDel="00000000" w:rsidR="00000000" w:rsidRPr="00000000">
        <w:rPr>
          <w:rtl w:val="0"/>
        </w:rPr>
        <w:t xml:space="preserve">Title is missing “Finance” </w:t>
      </w:r>
    </w:p>
    <w:p w:rsidR="00000000" w:rsidDel="00000000" w:rsidP="00000000" w:rsidRDefault="00000000" w:rsidRPr="00000000" w14:paraId="0000001E">
      <w:pPr>
        <w:rPr/>
      </w:pPr>
      <w:r w:rsidDel="00000000" w:rsidR="00000000" w:rsidRPr="00000000">
        <w:rPr>
          <w:rtl w:val="0"/>
        </w:rPr>
        <w:t xml:space="preserve">AI or Digital? Title is Digital but WGs are AI</w:t>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Generate AI just the tip of the iceberg, could be any AI. Having a proper database system is key. </w:t>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WG2 remove “generative” . not necessarily just focus on AI. could be database systems.</w:t>
      </w:r>
    </w:p>
    <w:p w:rsidR="00000000" w:rsidDel="00000000" w:rsidP="00000000" w:rsidRDefault="00000000" w:rsidRPr="00000000" w14:paraId="00000023">
      <w:pPr>
        <w:rPr/>
      </w:pPr>
      <w:r w:rsidDel="00000000" w:rsidR="00000000" w:rsidRPr="00000000">
        <w:rPr>
          <w:rtl w:val="0"/>
        </w:rPr>
        <w:t xml:space="preserve">Open ressources, strengthen open source community. That is sustainable.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WG2 and WG3 titles: “.... in SUSTAINABLE finance.” Just to highlight the topic.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Serhan: One of the ingredients of the “transformation” that justifies “sustainability” could be to develop stable (i.e., correlated with real social / economic / environmental developments rather than just interest rates) and sustainable (e.g., sensitive to utilisation of scarce resources) pricing benchmarks. This idea of “developing and incorporating stable and sustainable pricing benchmarks” can be incorporated into an existing (e.g., WG4) or new WG.</w:t>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Technical Annex</w:t>
      </w:r>
    </w:p>
    <w:p w:rsidR="00000000" w:rsidDel="00000000" w:rsidP="00000000" w:rsidRDefault="00000000" w:rsidRPr="00000000" w14:paraId="0000002A">
      <w:pPr>
        <w:pStyle w:val="Heading1"/>
        <w:keepNext w:val="0"/>
        <w:keepLines w:val="0"/>
        <w:spacing w:before="480" w:lineRule="auto"/>
        <w:rPr>
          <w:b w:val="1"/>
          <w:bCs w:val="1"/>
          <w:sz w:val="28"/>
          <w:szCs w:val="28"/>
        </w:rPr>
      </w:pPr>
      <w:bookmarkStart w:colFirst="0" w:colLast="0" w:name="_wak6m35bbhva" w:id="0"/>
      <w:bookmarkEnd w:id="0"/>
      <w:r w:rsidDel="00000000" w:rsidR="00000000" w:rsidRPr="00000000">
        <w:rPr>
          <w:b w:val="1"/>
          <w:bCs w:val="1"/>
          <w:sz w:val="28"/>
          <w:szCs w:val="28"/>
          <w:rtl w:val="0"/>
        </w:rPr>
        <w:t xml:space="preserve">1.</w:t>
      </w:r>
      <w:r w:rsidDel="00000000" w:rsidR="00000000" w:rsidRPr="00000000">
        <w:rPr>
          <w:sz w:val="14"/>
          <w:szCs w:val="14"/>
          <w:rtl w:val="0"/>
        </w:rPr>
        <w:tab/>
      </w:r>
      <w:r w:rsidDel="00000000" w:rsidR="00000000" w:rsidRPr="00000000">
        <w:rPr>
          <w:b w:val="1"/>
          <w:bCs w:val="1"/>
          <w:sz w:val="28"/>
          <w:szCs w:val="28"/>
          <w:rtl w:val="0"/>
        </w:rPr>
        <w:t xml:space="preserve">S&amp;T EXCELLENCE</w:t>
      </w:r>
    </w:p>
    <w:p w:rsidR="00000000" w:rsidDel="00000000" w:rsidP="00000000" w:rsidRDefault="00000000" w:rsidRPr="00000000" w14:paraId="0000002B">
      <w:pPr>
        <w:pStyle w:val="Heading2"/>
        <w:keepNext w:val="0"/>
        <w:keepLines w:val="0"/>
        <w:ind w:left="1400" w:hanging="700"/>
        <w:rPr>
          <w:b w:val="1"/>
          <w:bCs w:val="1"/>
          <w:sz w:val="22"/>
          <w:szCs w:val="22"/>
        </w:rPr>
      </w:pPr>
      <w:bookmarkStart w:colFirst="0" w:colLast="0" w:name="_7lddsndso320" w:id="1"/>
      <w:bookmarkEnd w:id="1"/>
      <w:r w:rsidDel="00000000" w:rsidR="00000000" w:rsidRPr="00000000">
        <w:rPr>
          <w:b w:val="1"/>
          <w:bCs w:val="1"/>
          <w:sz w:val="22"/>
          <w:szCs w:val="22"/>
          <w:rtl w:val="0"/>
        </w:rPr>
        <w:t xml:space="preserve">1.1.</w:t>
      </w:r>
      <w:r w:rsidDel="00000000" w:rsidR="00000000" w:rsidRPr="00000000">
        <w:rPr>
          <w:sz w:val="14"/>
          <w:szCs w:val="14"/>
          <w:rtl w:val="0"/>
        </w:rPr>
        <w:t xml:space="preserve">         </w:t>
      </w:r>
      <w:r w:rsidDel="00000000" w:rsidR="00000000" w:rsidRPr="00000000">
        <w:rPr>
          <w:b w:val="1"/>
          <w:bCs w:val="1"/>
          <w:sz w:val="22"/>
          <w:szCs w:val="22"/>
          <w:rtl w:val="0"/>
        </w:rPr>
        <w:t xml:space="preserve">Soundness of the Challenge</w:t>
      </w:r>
    </w:p>
    <w:p w:rsidR="00000000" w:rsidDel="00000000" w:rsidP="00000000" w:rsidRDefault="00000000" w:rsidRPr="00000000" w14:paraId="0000002C">
      <w:pPr>
        <w:pStyle w:val="Heading3"/>
        <w:keepNext w:val="0"/>
        <w:keepLines w:val="0"/>
        <w:spacing w:after="120" w:before="280" w:lineRule="auto"/>
        <w:ind w:left="1720" w:hanging="860"/>
        <w:rPr>
          <w:b w:val="1"/>
          <w:bCs w:val="1"/>
          <w:color w:val="000000"/>
          <w:sz w:val="20"/>
          <w:szCs w:val="20"/>
        </w:rPr>
      </w:pPr>
      <w:bookmarkStart w:colFirst="0" w:colLast="0" w:name="_7io4ng3r8va2" w:id="2"/>
      <w:bookmarkEnd w:id="2"/>
      <w:r w:rsidDel="00000000" w:rsidR="00000000" w:rsidRPr="00000000">
        <w:rPr>
          <w:b w:val="1"/>
          <w:bCs w:val="1"/>
          <w:color w:val="000000"/>
          <w:sz w:val="20"/>
          <w:szCs w:val="20"/>
          <w:rtl w:val="0"/>
        </w:rPr>
        <w:t xml:space="preserve">1.1.1.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DESCRIPTION OF THE STATE OF THE ART</w:t>
      </w:r>
    </w:p>
    <w:p w:rsidR="00000000" w:rsidDel="00000000" w:rsidP="00000000" w:rsidRDefault="00000000" w:rsidRPr="00000000" w14:paraId="0000002D">
      <w:pPr>
        <w:pStyle w:val="Heading3"/>
        <w:keepNext w:val="0"/>
        <w:keepLines w:val="0"/>
        <w:spacing w:after="120" w:before="280" w:lineRule="auto"/>
        <w:ind w:left="1720" w:hanging="860"/>
        <w:rPr>
          <w:b w:val="1"/>
          <w:bCs w:val="1"/>
          <w:color w:val="000000"/>
          <w:sz w:val="20"/>
          <w:szCs w:val="20"/>
        </w:rPr>
      </w:pPr>
      <w:bookmarkStart w:colFirst="0" w:colLast="0" w:name="_ijofuv2zrfyt" w:id="3"/>
      <w:bookmarkEnd w:id="3"/>
      <w:r w:rsidDel="00000000" w:rsidR="00000000" w:rsidRPr="00000000">
        <w:rPr>
          <w:b w:val="1"/>
          <w:bCs w:val="1"/>
          <w:color w:val="000000"/>
          <w:sz w:val="20"/>
          <w:szCs w:val="20"/>
          <w:rtl w:val="0"/>
        </w:rPr>
        <w:t xml:space="preserve">1.1.2.</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DESCRIPTION OF THE CHALLENGE (MAIN AIM)</w:t>
      </w:r>
    </w:p>
    <w:p w:rsidR="00000000" w:rsidDel="00000000" w:rsidP="00000000" w:rsidRDefault="00000000" w:rsidRPr="00000000" w14:paraId="0000002E">
      <w:pPr>
        <w:pStyle w:val="Heading2"/>
        <w:keepNext w:val="0"/>
        <w:keepLines w:val="0"/>
        <w:ind w:left="1400" w:hanging="700"/>
        <w:rPr>
          <w:b w:val="1"/>
          <w:bCs w:val="1"/>
          <w:sz w:val="22"/>
          <w:szCs w:val="22"/>
        </w:rPr>
      </w:pPr>
      <w:bookmarkStart w:colFirst="0" w:colLast="0" w:name="_w18jh54c7u3t" w:id="4"/>
      <w:bookmarkEnd w:id="4"/>
      <w:r w:rsidDel="00000000" w:rsidR="00000000" w:rsidRPr="00000000">
        <w:rPr>
          <w:b w:val="1"/>
          <w:bCs w:val="1"/>
          <w:sz w:val="22"/>
          <w:szCs w:val="22"/>
          <w:rtl w:val="0"/>
        </w:rPr>
        <w:t xml:space="preserve">1.2.</w:t>
      </w:r>
      <w:r w:rsidDel="00000000" w:rsidR="00000000" w:rsidRPr="00000000">
        <w:rPr>
          <w:sz w:val="14"/>
          <w:szCs w:val="14"/>
          <w:rtl w:val="0"/>
        </w:rPr>
        <w:t xml:space="preserve">         </w:t>
      </w:r>
      <w:r w:rsidDel="00000000" w:rsidR="00000000" w:rsidRPr="00000000">
        <w:rPr>
          <w:b w:val="1"/>
          <w:bCs w:val="1"/>
          <w:sz w:val="22"/>
          <w:szCs w:val="22"/>
          <w:rtl w:val="0"/>
        </w:rPr>
        <w:t xml:space="preserve">Progress beyond the state of the art</w:t>
      </w:r>
    </w:p>
    <w:p w:rsidR="00000000" w:rsidDel="00000000" w:rsidP="00000000" w:rsidRDefault="00000000" w:rsidRPr="00000000" w14:paraId="0000002F">
      <w:pPr>
        <w:pStyle w:val="Heading3"/>
        <w:keepNext w:val="0"/>
        <w:keepLines w:val="0"/>
        <w:spacing w:after="120" w:before="280" w:lineRule="auto"/>
        <w:ind w:left="1720" w:hanging="860"/>
        <w:rPr>
          <w:b w:val="1"/>
          <w:bCs w:val="1"/>
          <w:color w:val="000000"/>
          <w:sz w:val="20"/>
          <w:szCs w:val="20"/>
        </w:rPr>
      </w:pPr>
      <w:bookmarkStart w:colFirst="0" w:colLast="0" w:name="_gvfvxrhfzm58" w:id="5"/>
      <w:bookmarkEnd w:id="5"/>
      <w:r w:rsidDel="00000000" w:rsidR="00000000" w:rsidRPr="00000000">
        <w:rPr>
          <w:b w:val="1"/>
          <w:bCs w:val="1"/>
          <w:color w:val="000000"/>
          <w:sz w:val="20"/>
          <w:szCs w:val="20"/>
          <w:rtl w:val="0"/>
        </w:rPr>
        <w:t xml:space="preserve">1.2.1.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APPROACH TO THE CHALLENGE AND PROGRESS BEYOND THE STATE OF THE ART</w:t>
      </w:r>
    </w:p>
    <w:p w:rsidR="00000000" w:rsidDel="00000000" w:rsidP="00000000" w:rsidRDefault="00000000" w:rsidRPr="00000000" w14:paraId="00000030">
      <w:pPr>
        <w:pStyle w:val="Heading3"/>
        <w:keepNext w:val="0"/>
        <w:keepLines w:val="0"/>
        <w:spacing w:after="120" w:before="280" w:lineRule="auto"/>
        <w:ind w:left="1720" w:hanging="860"/>
        <w:rPr>
          <w:b w:val="1"/>
          <w:bCs w:val="1"/>
          <w:color w:val="000000"/>
          <w:sz w:val="20"/>
          <w:szCs w:val="20"/>
        </w:rPr>
      </w:pPr>
      <w:bookmarkStart w:colFirst="0" w:colLast="0" w:name="_7tz4k3p1g854" w:id="6"/>
      <w:bookmarkEnd w:id="6"/>
      <w:r w:rsidDel="00000000" w:rsidR="00000000" w:rsidRPr="00000000">
        <w:rPr>
          <w:b w:val="1"/>
          <w:bCs w:val="1"/>
          <w:color w:val="000000"/>
          <w:sz w:val="20"/>
          <w:szCs w:val="20"/>
          <w:rtl w:val="0"/>
        </w:rPr>
        <w:t xml:space="preserve">1.2.2.</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Objectives</w:t>
      </w:r>
    </w:p>
    <w:p w:rsidR="00000000" w:rsidDel="00000000" w:rsidP="00000000" w:rsidRDefault="00000000" w:rsidRPr="00000000" w14:paraId="00000031">
      <w:pPr>
        <w:pStyle w:val="Heading4"/>
        <w:keepNext w:val="0"/>
        <w:keepLines w:val="0"/>
        <w:spacing w:after="120" w:before="240" w:lineRule="auto"/>
        <w:ind w:left="2000" w:hanging="1000"/>
        <w:rPr>
          <w:b w:val="1"/>
          <w:bCs w:val="1"/>
          <w:color w:val="000000"/>
          <w:sz w:val="20"/>
          <w:szCs w:val="20"/>
        </w:rPr>
      </w:pPr>
      <w:bookmarkStart w:colFirst="0" w:colLast="0" w:name="_7hnzo6wnbvkx" w:id="7"/>
      <w:bookmarkEnd w:id="7"/>
      <w:r w:rsidDel="00000000" w:rsidR="00000000" w:rsidRPr="00000000">
        <w:rPr>
          <w:b w:val="1"/>
          <w:bCs w:val="1"/>
          <w:color w:val="000000"/>
          <w:sz w:val="20"/>
          <w:szCs w:val="20"/>
          <w:rtl w:val="0"/>
        </w:rPr>
        <w:t xml:space="preserve">1.2.2.1.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Research Coordination Objectives</w:t>
      </w:r>
    </w:p>
    <w:p w:rsidR="00000000" w:rsidDel="00000000" w:rsidP="00000000" w:rsidRDefault="00000000" w:rsidRPr="00000000" w14:paraId="00000032">
      <w:pPr>
        <w:pStyle w:val="Heading4"/>
        <w:keepNext w:val="0"/>
        <w:keepLines w:val="0"/>
        <w:spacing w:after="120" w:before="240" w:lineRule="auto"/>
        <w:ind w:left="2000" w:hanging="1000"/>
        <w:rPr>
          <w:b w:val="1"/>
          <w:bCs w:val="1"/>
          <w:color w:val="000000"/>
          <w:sz w:val="20"/>
          <w:szCs w:val="20"/>
        </w:rPr>
      </w:pPr>
      <w:bookmarkStart w:colFirst="0" w:colLast="0" w:name="_k528psbhlvc5" w:id="8"/>
      <w:bookmarkEnd w:id="8"/>
      <w:r w:rsidDel="00000000" w:rsidR="00000000" w:rsidRPr="00000000">
        <w:rPr>
          <w:b w:val="1"/>
          <w:bCs w:val="1"/>
          <w:color w:val="000000"/>
          <w:sz w:val="20"/>
          <w:szCs w:val="20"/>
          <w:rtl w:val="0"/>
        </w:rPr>
        <w:t xml:space="preserve">1.2.2.2.</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Capacity-building Objectives</w:t>
      </w:r>
    </w:p>
    <w:p w:rsidR="00000000" w:rsidDel="00000000" w:rsidP="00000000" w:rsidRDefault="00000000" w:rsidRPr="00000000" w14:paraId="00000033">
      <w:pPr>
        <w:pStyle w:val="Heading1"/>
        <w:keepNext w:val="0"/>
        <w:keepLines w:val="0"/>
        <w:spacing w:before="480" w:lineRule="auto"/>
        <w:rPr>
          <w:b w:val="1"/>
          <w:bCs w:val="1"/>
          <w:sz w:val="28"/>
          <w:szCs w:val="28"/>
        </w:rPr>
      </w:pPr>
      <w:bookmarkStart w:colFirst="0" w:colLast="0" w:name="_x2qqiqwfxac8" w:id="9"/>
      <w:bookmarkEnd w:id="9"/>
      <w:r w:rsidDel="00000000" w:rsidR="00000000" w:rsidRPr="00000000">
        <w:rPr>
          <w:b w:val="1"/>
          <w:bCs w:val="1"/>
          <w:sz w:val="28"/>
          <w:szCs w:val="28"/>
          <w:rtl w:val="0"/>
        </w:rPr>
        <w:t xml:space="preserve">2.</w:t>
      </w:r>
      <w:r w:rsidDel="00000000" w:rsidR="00000000" w:rsidRPr="00000000">
        <w:rPr>
          <w:sz w:val="14"/>
          <w:szCs w:val="14"/>
          <w:rtl w:val="0"/>
        </w:rPr>
        <w:tab/>
      </w:r>
      <w:r w:rsidDel="00000000" w:rsidR="00000000" w:rsidRPr="00000000">
        <w:rPr>
          <w:b w:val="1"/>
          <w:bCs w:val="1"/>
          <w:sz w:val="28"/>
          <w:szCs w:val="28"/>
          <w:rtl w:val="0"/>
        </w:rPr>
        <w:t xml:space="preserve">NETWORKING EXCELLENCE</w:t>
      </w:r>
    </w:p>
    <w:p w:rsidR="00000000" w:rsidDel="00000000" w:rsidP="00000000" w:rsidRDefault="00000000" w:rsidRPr="00000000" w14:paraId="00000034">
      <w:pPr>
        <w:pStyle w:val="Heading2"/>
        <w:keepNext w:val="0"/>
        <w:keepLines w:val="0"/>
        <w:ind w:left="1400" w:hanging="700"/>
        <w:rPr>
          <w:b w:val="1"/>
          <w:bCs w:val="1"/>
          <w:sz w:val="22"/>
          <w:szCs w:val="22"/>
        </w:rPr>
      </w:pPr>
      <w:bookmarkStart w:colFirst="0" w:colLast="0" w:name="_djyd1lyqb0e4" w:id="10"/>
      <w:bookmarkEnd w:id="10"/>
      <w:r w:rsidDel="00000000" w:rsidR="00000000" w:rsidRPr="00000000">
        <w:rPr>
          <w:b w:val="1"/>
          <w:bCs w:val="1"/>
          <w:sz w:val="22"/>
          <w:szCs w:val="22"/>
          <w:rtl w:val="0"/>
        </w:rPr>
        <w:t xml:space="preserve">2.1.</w:t>
      </w:r>
      <w:r w:rsidDel="00000000" w:rsidR="00000000" w:rsidRPr="00000000">
        <w:rPr>
          <w:sz w:val="14"/>
          <w:szCs w:val="14"/>
          <w:rtl w:val="0"/>
        </w:rPr>
        <w:t xml:space="preserve">         </w:t>
      </w:r>
      <w:r w:rsidDel="00000000" w:rsidR="00000000" w:rsidRPr="00000000">
        <w:rPr>
          <w:b w:val="1"/>
          <w:bCs w:val="1"/>
          <w:sz w:val="22"/>
          <w:szCs w:val="22"/>
          <w:rtl w:val="0"/>
        </w:rPr>
        <w:t xml:space="preserve">Added value of networking in S&amp;T Excellence</w:t>
      </w:r>
    </w:p>
    <w:p w:rsidR="00000000" w:rsidDel="00000000" w:rsidP="00000000" w:rsidRDefault="00000000" w:rsidRPr="00000000" w14:paraId="00000035">
      <w:pPr>
        <w:pStyle w:val="Heading3"/>
        <w:keepNext w:val="0"/>
        <w:keepLines w:val="0"/>
        <w:spacing w:after="120" w:before="280" w:lineRule="auto"/>
        <w:ind w:left="1720" w:hanging="860"/>
        <w:rPr>
          <w:b w:val="1"/>
          <w:bCs w:val="1"/>
          <w:color w:val="000000"/>
          <w:sz w:val="20"/>
          <w:szCs w:val="20"/>
        </w:rPr>
      </w:pPr>
      <w:bookmarkStart w:colFirst="0" w:colLast="0" w:name="_445vmxl3j2r5" w:id="11"/>
      <w:bookmarkEnd w:id="11"/>
      <w:r w:rsidDel="00000000" w:rsidR="00000000" w:rsidRPr="00000000">
        <w:rPr>
          <w:b w:val="1"/>
          <w:bCs w:val="1"/>
          <w:color w:val="000000"/>
          <w:sz w:val="20"/>
          <w:szCs w:val="20"/>
          <w:rtl w:val="0"/>
        </w:rPr>
        <w:t xml:space="preserve">2.1.1.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ADDED VALUE In relation to existing efforts at European and/or international level</w:t>
      </w:r>
    </w:p>
    <w:p w:rsidR="00000000" w:rsidDel="00000000" w:rsidP="00000000" w:rsidRDefault="00000000" w:rsidRPr="00000000" w14:paraId="00000036">
      <w:pPr>
        <w:pStyle w:val="Heading2"/>
        <w:keepNext w:val="0"/>
        <w:keepLines w:val="0"/>
        <w:ind w:left="1400" w:hanging="700"/>
        <w:rPr>
          <w:b w:val="1"/>
          <w:bCs w:val="1"/>
          <w:sz w:val="22"/>
          <w:szCs w:val="22"/>
        </w:rPr>
      </w:pPr>
      <w:bookmarkStart w:colFirst="0" w:colLast="0" w:name="_108zn1y4k52d" w:id="12"/>
      <w:bookmarkEnd w:id="12"/>
      <w:r w:rsidDel="00000000" w:rsidR="00000000" w:rsidRPr="00000000">
        <w:rPr>
          <w:b w:val="1"/>
          <w:bCs w:val="1"/>
          <w:sz w:val="22"/>
          <w:szCs w:val="22"/>
          <w:rtl w:val="0"/>
        </w:rPr>
        <w:t xml:space="preserve">2.2.</w:t>
      </w:r>
      <w:r w:rsidDel="00000000" w:rsidR="00000000" w:rsidRPr="00000000">
        <w:rPr>
          <w:sz w:val="14"/>
          <w:szCs w:val="14"/>
          <w:rtl w:val="0"/>
        </w:rPr>
        <w:t xml:space="preserve">         </w:t>
      </w:r>
      <w:r w:rsidDel="00000000" w:rsidR="00000000" w:rsidRPr="00000000">
        <w:rPr>
          <w:b w:val="1"/>
          <w:bCs w:val="1"/>
          <w:sz w:val="22"/>
          <w:szCs w:val="22"/>
          <w:rtl w:val="0"/>
        </w:rPr>
        <w:t xml:space="preserve">ADDED VALUE OF NETWORKING IN IMPACT</w:t>
      </w:r>
    </w:p>
    <w:p w:rsidR="00000000" w:rsidDel="00000000" w:rsidP="00000000" w:rsidRDefault="00000000" w:rsidRPr="00000000" w14:paraId="00000037">
      <w:pPr>
        <w:pStyle w:val="Heading3"/>
        <w:keepNext w:val="0"/>
        <w:keepLines w:val="0"/>
        <w:spacing w:after="120" w:before="280" w:lineRule="auto"/>
        <w:ind w:left="1720" w:hanging="860"/>
        <w:rPr>
          <w:b w:val="1"/>
          <w:bCs w:val="1"/>
          <w:color w:val="000000"/>
          <w:sz w:val="20"/>
          <w:szCs w:val="20"/>
        </w:rPr>
      </w:pPr>
      <w:bookmarkStart w:colFirst="0" w:colLast="0" w:name="_plf6hxa12i8a" w:id="13"/>
      <w:bookmarkEnd w:id="13"/>
      <w:r w:rsidDel="00000000" w:rsidR="00000000" w:rsidRPr="00000000">
        <w:rPr>
          <w:b w:val="1"/>
          <w:bCs w:val="1"/>
          <w:color w:val="000000"/>
          <w:sz w:val="20"/>
          <w:szCs w:val="20"/>
          <w:rtl w:val="0"/>
        </w:rPr>
        <w:t xml:space="preserve">2.2.1.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SECURING THE CRITICAL MASS, EXPERTISE AND GEOGRAPHICAL BALANCE WITHIN THE COST MEMBERS AND BEYOND</w:t>
      </w:r>
    </w:p>
    <w:p w:rsidR="00000000" w:rsidDel="00000000" w:rsidP="00000000" w:rsidRDefault="00000000" w:rsidRPr="00000000" w14:paraId="00000038">
      <w:pPr>
        <w:pStyle w:val="Heading3"/>
        <w:keepNext w:val="0"/>
        <w:keepLines w:val="0"/>
        <w:spacing w:after="120" w:before="280" w:lineRule="auto"/>
        <w:ind w:left="1720" w:hanging="860"/>
        <w:rPr>
          <w:b w:val="1"/>
          <w:bCs w:val="1"/>
        </w:rPr>
      </w:pPr>
      <w:bookmarkStart w:colFirst="0" w:colLast="0" w:name="_bnt4qziccnyg" w:id="14"/>
      <w:bookmarkEnd w:id="14"/>
      <w:r w:rsidDel="00000000" w:rsidR="00000000" w:rsidRPr="00000000">
        <w:rPr>
          <w:b w:val="1"/>
          <w:bCs w:val="1"/>
          <w:color w:val="000000"/>
          <w:sz w:val="20"/>
          <w:szCs w:val="20"/>
          <w:rtl w:val="0"/>
        </w:rPr>
        <w:t xml:space="preserve">2.2.2.</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INVOLVEMENT OF STAKEHOLDERS</w:t>
      </w: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rPr>
          <w:b w:val="1"/>
          <w:bCs w:val="1"/>
          <w:sz w:val="28"/>
          <w:szCs w:val="28"/>
        </w:rPr>
      </w:pPr>
      <w:bookmarkStart w:colFirst="0" w:colLast="0" w:name="_4ns65akt0r1d" w:id="15"/>
      <w:bookmarkEnd w:id="15"/>
      <w:r w:rsidDel="00000000" w:rsidR="00000000" w:rsidRPr="00000000">
        <w:rPr>
          <w:b w:val="1"/>
          <w:bCs w:val="1"/>
          <w:sz w:val="28"/>
          <w:szCs w:val="28"/>
          <w:rtl w:val="0"/>
        </w:rPr>
        <w:t xml:space="preserve">3.</w:t>
      </w:r>
      <w:r w:rsidDel="00000000" w:rsidR="00000000" w:rsidRPr="00000000">
        <w:rPr>
          <w:sz w:val="14"/>
          <w:szCs w:val="14"/>
          <w:rtl w:val="0"/>
        </w:rPr>
        <w:tab/>
      </w:r>
      <w:r w:rsidDel="00000000" w:rsidR="00000000" w:rsidRPr="00000000">
        <w:rPr>
          <w:b w:val="1"/>
          <w:bCs w:val="1"/>
          <w:sz w:val="28"/>
          <w:szCs w:val="28"/>
          <w:rtl w:val="0"/>
        </w:rPr>
        <w:t xml:space="preserve">IMPACT</w:t>
      </w:r>
    </w:p>
    <w:p w:rsidR="00000000" w:rsidDel="00000000" w:rsidP="00000000" w:rsidRDefault="00000000" w:rsidRPr="00000000" w14:paraId="0000003A">
      <w:pPr>
        <w:pStyle w:val="Heading2"/>
        <w:keepNext w:val="0"/>
        <w:keepLines w:val="0"/>
        <w:ind w:left="1400" w:hanging="700"/>
        <w:rPr>
          <w:b w:val="1"/>
          <w:bCs w:val="1"/>
          <w:sz w:val="22"/>
          <w:szCs w:val="22"/>
        </w:rPr>
      </w:pPr>
      <w:bookmarkStart w:colFirst="0" w:colLast="0" w:name="_ne1murokkokd" w:id="16"/>
      <w:bookmarkEnd w:id="16"/>
      <w:r w:rsidDel="00000000" w:rsidR="00000000" w:rsidRPr="00000000">
        <w:rPr>
          <w:b w:val="1"/>
          <w:bCs w:val="1"/>
          <w:sz w:val="22"/>
          <w:szCs w:val="22"/>
          <w:rtl w:val="0"/>
        </w:rPr>
        <w:t xml:space="preserve">3.1.</w:t>
      </w:r>
      <w:r w:rsidDel="00000000" w:rsidR="00000000" w:rsidRPr="00000000">
        <w:rPr>
          <w:sz w:val="14"/>
          <w:szCs w:val="14"/>
          <w:rtl w:val="0"/>
        </w:rPr>
        <w:t xml:space="preserve">         </w:t>
      </w:r>
      <w:r w:rsidDel="00000000" w:rsidR="00000000" w:rsidRPr="00000000">
        <w:rPr>
          <w:b w:val="1"/>
          <w:bCs w:val="1"/>
          <w:sz w:val="22"/>
          <w:szCs w:val="22"/>
          <w:rtl w:val="0"/>
        </w:rPr>
        <w:t xml:space="preserve">IMPACT TO SCIENCE, SOCIETY AND COMPETITIVENESS, AND POTENTIAL FOR INNOVATION/BREAKTHROUGHS</w:t>
      </w:r>
    </w:p>
    <w:p w:rsidR="00000000" w:rsidDel="00000000" w:rsidP="00000000" w:rsidRDefault="00000000" w:rsidRPr="00000000" w14:paraId="0000003B">
      <w:pPr>
        <w:pStyle w:val="Heading3"/>
        <w:keepNext w:val="0"/>
        <w:keepLines w:val="0"/>
        <w:spacing w:after="120" w:before="280" w:lineRule="auto"/>
        <w:ind w:left="1720" w:hanging="860"/>
        <w:rPr>
          <w:b w:val="1"/>
          <w:bCs w:val="1"/>
          <w:color w:val="000000"/>
          <w:sz w:val="20"/>
          <w:szCs w:val="20"/>
        </w:rPr>
      </w:pPr>
      <w:bookmarkStart w:colFirst="0" w:colLast="0" w:name="_sbq5a2q5jms3" w:id="17"/>
      <w:bookmarkEnd w:id="17"/>
      <w:r w:rsidDel="00000000" w:rsidR="00000000" w:rsidRPr="00000000">
        <w:rPr>
          <w:b w:val="1"/>
          <w:bCs w:val="1"/>
          <w:color w:val="000000"/>
          <w:sz w:val="20"/>
          <w:szCs w:val="20"/>
          <w:rtl w:val="0"/>
        </w:rPr>
        <w:t xml:space="preserve">3.1.1.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SCIENTIFIC, TECHNOLOGICAL, AND/OR SOCIOECONOMIC IMPACTS (INCLUDING POTENTIAL INNOVATIONS AND/OR BREAKTHROUGHS)</w:t>
      </w:r>
    </w:p>
    <w:p w:rsidR="00000000" w:rsidDel="00000000" w:rsidP="00000000" w:rsidRDefault="00000000" w:rsidRPr="00000000" w14:paraId="0000003C">
      <w:pPr>
        <w:pStyle w:val="Heading2"/>
        <w:keepNext w:val="0"/>
        <w:keepLines w:val="0"/>
        <w:ind w:left="1400" w:hanging="700"/>
        <w:rPr>
          <w:b w:val="1"/>
          <w:bCs w:val="1"/>
          <w:sz w:val="22"/>
          <w:szCs w:val="22"/>
        </w:rPr>
      </w:pPr>
      <w:bookmarkStart w:colFirst="0" w:colLast="0" w:name="_h0uxut3ecrv0" w:id="18"/>
      <w:bookmarkEnd w:id="18"/>
      <w:r w:rsidDel="00000000" w:rsidR="00000000" w:rsidRPr="00000000">
        <w:rPr>
          <w:b w:val="1"/>
          <w:bCs w:val="1"/>
          <w:sz w:val="22"/>
          <w:szCs w:val="22"/>
          <w:rtl w:val="0"/>
        </w:rPr>
        <w:t xml:space="preserve">3.2.</w:t>
      </w:r>
      <w:r w:rsidDel="00000000" w:rsidR="00000000" w:rsidRPr="00000000">
        <w:rPr>
          <w:sz w:val="14"/>
          <w:szCs w:val="14"/>
          <w:rtl w:val="0"/>
        </w:rPr>
        <w:t xml:space="preserve">         </w:t>
      </w:r>
      <w:r w:rsidDel="00000000" w:rsidR="00000000" w:rsidRPr="00000000">
        <w:rPr>
          <w:b w:val="1"/>
          <w:bCs w:val="1"/>
          <w:sz w:val="22"/>
          <w:szCs w:val="22"/>
          <w:rtl w:val="0"/>
        </w:rPr>
        <w:t xml:space="preserve">MEASURES TO MAXIMISE IMPACT</w:t>
      </w:r>
    </w:p>
    <w:p w:rsidR="00000000" w:rsidDel="00000000" w:rsidP="00000000" w:rsidRDefault="00000000" w:rsidRPr="00000000" w14:paraId="0000003D">
      <w:pPr>
        <w:pStyle w:val="Heading3"/>
        <w:keepNext w:val="0"/>
        <w:keepLines w:val="0"/>
        <w:spacing w:after="120" w:before="280" w:lineRule="auto"/>
        <w:ind w:left="1720" w:hanging="860"/>
        <w:rPr>
          <w:b w:val="1"/>
          <w:bCs w:val="1"/>
          <w:color w:val="000000"/>
          <w:sz w:val="20"/>
          <w:szCs w:val="20"/>
        </w:rPr>
      </w:pPr>
      <w:bookmarkStart w:colFirst="0" w:colLast="0" w:name="_ryjc5gp61x2v" w:id="19"/>
      <w:bookmarkEnd w:id="19"/>
      <w:r w:rsidDel="00000000" w:rsidR="00000000" w:rsidRPr="00000000">
        <w:rPr>
          <w:b w:val="1"/>
          <w:bCs w:val="1"/>
          <w:color w:val="000000"/>
          <w:sz w:val="20"/>
          <w:szCs w:val="20"/>
          <w:rtl w:val="0"/>
        </w:rPr>
        <w:t xml:space="preserve">3.2.1.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KNOWLEDGE CREATION, TRANSFER OF KNOWLEDGE AND CAREER DEVELOPMENT</w:t>
      </w:r>
    </w:p>
    <w:p w:rsidR="00000000" w:rsidDel="00000000" w:rsidP="00000000" w:rsidRDefault="00000000" w:rsidRPr="00000000" w14:paraId="0000003E">
      <w:pPr>
        <w:pStyle w:val="Heading3"/>
        <w:keepNext w:val="0"/>
        <w:keepLines w:val="0"/>
        <w:spacing w:after="120" w:before="280" w:lineRule="auto"/>
        <w:ind w:left="1720" w:hanging="860"/>
        <w:rPr>
          <w:b w:val="1"/>
          <w:bCs w:val="1"/>
          <w:color w:val="000000"/>
          <w:sz w:val="20"/>
          <w:szCs w:val="20"/>
        </w:rPr>
      </w:pPr>
      <w:bookmarkStart w:colFirst="0" w:colLast="0" w:name="_wu83gfdh1a7f" w:id="20"/>
      <w:bookmarkEnd w:id="20"/>
      <w:r w:rsidDel="00000000" w:rsidR="00000000" w:rsidRPr="00000000">
        <w:rPr>
          <w:b w:val="1"/>
          <w:bCs w:val="1"/>
          <w:color w:val="000000"/>
          <w:sz w:val="20"/>
          <w:szCs w:val="20"/>
          <w:rtl w:val="0"/>
        </w:rPr>
        <w:t xml:space="preserve">3.2.2.</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PLAN FOR DISSEMINATION AND/OR EXPLOITATION AND DIALOGUE WITH THE GENERAL PUBLIC OR POLICY</w:t>
      </w:r>
    </w:p>
    <w:p w:rsidR="00000000" w:rsidDel="00000000" w:rsidP="00000000" w:rsidRDefault="00000000" w:rsidRPr="00000000" w14:paraId="0000003F">
      <w:pPr>
        <w:pStyle w:val="Heading1"/>
        <w:keepNext w:val="0"/>
        <w:keepLines w:val="0"/>
        <w:spacing w:before="480" w:lineRule="auto"/>
        <w:rPr>
          <w:b w:val="1"/>
          <w:bCs w:val="1"/>
          <w:sz w:val="28"/>
          <w:szCs w:val="28"/>
        </w:rPr>
      </w:pPr>
      <w:bookmarkStart w:colFirst="0" w:colLast="0" w:name="_k38v02qu61wq" w:id="21"/>
      <w:bookmarkEnd w:id="21"/>
      <w:r w:rsidDel="00000000" w:rsidR="00000000" w:rsidRPr="00000000">
        <w:rPr>
          <w:b w:val="1"/>
          <w:bCs w:val="1"/>
          <w:sz w:val="28"/>
          <w:szCs w:val="28"/>
          <w:rtl w:val="0"/>
        </w:rPr>
        <w:t xml:space="preserve">4.</w:t>
      </w:r>
      <w:r w:rsidDel="00000000" w:rsidR="00000000" w:rsidRPr="00000000">
        <w:rPr>
          <w:sz w:val="14"/>
          <w:szCs w:val="14"/>
          <w:rtl w:val="0"/>
        </w:rPr>
        <w:tab/>
      </w:r>
      <w:r w:rsidDel="00000000" w:rsidR="00000000" w:rsidRPr="00000000">
        <w:rPr>
          <w:b w:val="1"/>
          <w:bCs w:val="1"/>
          <w:sz w:val="28"/>
          <w:szCs w:val="28"/>
          <w:rtl w:val="0"/>
        </w:rPr>
        <w:t xml:space="preserve">IMPLEMENTATION</w:t>
      </w:r>
    </w:p>
    <w:p w:rsidR="00000000" w:rsidDel="00000000" w:rsidP="00000000" w:rsidRDefault="00000000" w:rsidRPr="00000000" w14:paraId="00000040">
      <w:pPr>
        <w:pStyle w:val="Heading2"/>
        <w:keepNext w:val="0"/>
        <w:keepLines w:val="0"/>
        <w:ind w:left="1400" w:hanging="700"/>
        <w:rPr>
          <w:b w:val="1"/>
          <w:bCs w:val="1"/>
          <w:sz w:val="22"/>
          <w:szCs w:val="22"/>
        </w:rPr>
      </w:pPr>
      <w:bookmarkStart w:colFirst="0" w:colLast="0" w:name="_9tipxqkk5o7b" w:id="22"/>
      <w:bookmarkEnd w:id="22"/>
      <w:r w:rsidDel="00000000" w:rsidR="00000000" w:rsidRPr="00000000">
        <w:rPr>
          <w:b w:val="1"/>
          <w:bCs w:val="1"/>
          <w:sz w:val="22"/>
          <w:szCs w:val="22"/>
          <w:rtl w:val="0"/>
        </w:rPr>
        <w:t xml:space="preserve">4.1.</w:t>
      </w:r>
      <w:r w:rsidDel="00000000" w:rsidR="00000000" w:rsidRPr="00000000">
        <w:rPr>
          <w:sz w:val="14"/>
          <w:szCs w:val="14"/>
          <w:rtl w:val="0"/>
        </w:rPr>
        <w:t xml:space="preserve">         </w:t>
      </w:r>
      <w:r w:rsidDel="00000000" w:rsidR="00000000" w:rsidRPr="00000000">
        <w:rPr>
          <w:b w:val="1"/>
          <w:bCs w:val="1"/>
          <w:sz w:val="22"/>
          <w:szCs w:val="22"/>
          <w:rtl w:val="0"/>
        </w:rPr>
        <w:t xml:space="preserve">COHERENCE AND EFFECTIVENESS OF THE WORK PLAN</w:t>
      </w:r>
    </w:p>
    <w:p w:rsidR="00000000" w:rsidDel="00000000" w:rsidP="00000000" w:rsidRDefault="00000000" w:rsidRPr="00000000" w14:paraId="00000041">
      <w:pPr>
        <w:pStyle w:val="Heading3"/>
        <w:keepNext w:val="0"/>
        <w:keepLines w:val="0"/>
        <w:spacing w:after="120" w:before="280" w:lineRule="auto"/>
        <w:ind w:left="1720" w:hanging="860"/>
        <w:rPr>
          <w:b w:val="1"/>
          <w:bCs w:val="1"/>
          <w:color w:val="000000"/>
          <w:sz w:val="20"/>
          <w:szCs w:val="20"/>
        </w:rPr>
      </w:pPr>
      <w:bookmarkStart w:colFirst="0" w:colLast="0" w:name="_jx6oj6ycjbqx" w:id="23"/>
      <w:bookmarkEnd w:id="23"/>
      <w:r w:rsidDel="00000000" w:rsidR="00000000" w:rsidRPr="00000000">
        <w:rPr>
          <w:b w:val="1"/>
          <w:bCs w:val="1"/>
          <w:color w:val="000000"/>
          <w:sz w:val="20"/>
          <w:szCs w:val="20"/>
          <w:rtl w:val="0"/>
        </w:rPr>
        <w:t xml:space="preserve">4.1.1.</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DESCRIPTION OF WORKING GROUPS, TASKS AND ACTIVITIES</w:t>
      </w:r>
    </w:p>
    <w:p w:rsidR="00000000" w:rsidDel="00000000" w:rsidP="00000000" w:rsidRDefault="00000000" w:rsidRPr="00000000" w14:paraId="00000042">
      <w:pPr>
        <w:pStyle w:val="Heading3"/>
        <w:keepNext w:val="0"/>
        <w:keepLines w:val="0"/>
        <w:spacing w:after="120" w:before="280" w:lineRule="auto"/>
        <w:ind w:left="1720" w:hanging="860"/>
        <w:rPr>
          <w:b w:val="1"/>
          <w:bCs w:val="1"/>
          <w:color w:val="000000"/>
          <w:sz w:val="20"/>
          <w:szCs w:val="20"/>
        </w:rPr>
      </w:pPr>
      <w:bookmarkStart w:colFirst="0" w:colLast="0" w:name="_uy3y2w9j54mz" w:id="24"/>
      <w:bookmarkEnd w:id="24"/>
      <w:r w:rsidDel="00000000" w:rsidR="00000000" w:rsidRPr="00000000">
        <w:rPr>
          <w:b w:val="1"/>
          <w:bCs w:val="1"/>
          <w:color w:val="000000"/>
          <w:sz w:val="20"/>
          <w:szCs w:val="20"/>
          <w:rtl w:val="0"/>
        </w:rPr>
        <w:t xml:space="preserve">4.1.2.</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DESCRIPTION OF DELIVERABLES AND TIMEFRAME</w:t>
      </w:r>
    </w:p>
    <w:p w:rsidR="00000000" w:rsidDel="00000000" w:rsidP="00000000" w:rsidRDefault="00000000" w:rsidRPr="00000000" w14:paraId="00000043">
      <w:pPr>
        <w:pStyle w:val="Heading3"/>
        <w:keepNext w:val="0"/>
        <w:keepLines w:val="0"/>
        <w:spacing w:after="120" w:before="280" w:lineRule="auto"/>
        <w:ind w:left="1720" w:hanging="860"/>
        <w:rPr>
          <w:b w:val="1"/>
          <w:bCs w:val="1"/>
          <w:color w:val="000000"/>
          <w:sz w:val="20"/>
          <w:szCs w:val="20"/>
        </w:rPr>
      </w:pPr>
      <w:bookmarkStart w:colFirst="0" w:colLast="0" w:name="_tkf8v5oqqn7e" w:id="25"/>
      <w:bookmarkEnd w:id="25"/>
      <w:r w:rsidDel="00000000" w:rsidR="00000000" w:rsidRPr="00000000">
        <w:rPr>
          <w:b w:val="1"/>
          <w:bCs w:val="1"/>
          <w:color w:val="000000"/>
          <w:sz w:val="20"/>
          <w:szCs w:val="20"/>
          <w:rtl w:val="0"/>
        </w:rPr>
        <w:t xml:space="preserve">4.1.3.</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Risk analysis and Contingency Plans</w:t>
      </w:r>
    </w:p>
    <w:p w:rsidR="00000000" w:rsidDel="00000000" w:rsidP="00000000" w:rsidRDefault="00000000" w:rsidRPr="00000000" w14:paraId="00000044">
      <w:pPr>
        <w:pStyle w:val="Heading3"/>
        <w:keepNext w:val="0"/>
        <w:keepLines w:val="0"/>
        <w:spacing w:after="120" w:before="280" w:lineRule="auto"/>
        <w:ind w:left="1720" w:hanging="860"/>
        <w:rPr>
          <w:b w:val="1"/>
          <w:bCs w:val="1"/>
          <w:color w:val="000000"/>
          <w:sz w:val="20"/>
          <w:szCs w:val="20"/>
        </w:rPr>
      </w:pPr>
      <w:bookmarkStart w:colFirst="0" w:colLast="0" w:name="_yqzf5esphjrv" w:id="26"/>
      <w:bookmarkEnd w:id="26"/>
      <w:r w:rsidDel="00000000" w:rsidR="00000000" w:rsidRPr="00000000">
        <w:rPr>
          <w:b w:val="1"/>
          <w:bCs w:val="1"/>
          <w:color w:val="000000"/>
          <w:sz w:val="20"/>
          <w:szCs w:val="20"/>
          <w:rtl w:val="0"/>
        </w:rPr>
        <w:t xml:space="preserve">4.1.4.</w:t>
      </w:r>
      <w:r w:rsidDel="00000000" w:rsidR="00000000" w:rsidRPr="00000000">
        <w:rPr>
          <w:color w:val="000000"/>
          <w:sz w:val="14"/>
          <w:szCs w:val="14"/>
          <w:rtl w:val="0"/>
        </w:rPr>
        <w:t xml:space="preserve">         </w:t>
      </w:r>
      <w:r w:rsidDel="00000000" w:rsidR="00000000" w:rsidRPr="00000000">
        <w:rPr>
          <w:b w:val="1"/>
          <w:bCs w:val="1"/>
          <w:color w:val="000000"/>
          <w:sz w:val="20"/>
          <w:szCs w:val="20"/>
          <w:rtl w:val="0"/>
        </w:rPr>
        <w:t xml:space="preserve">GANTT Diagram</w:t>
      </w:r>
    </w:p>
    <w:p w:rsidR="00000000" w:rsidDel="00000000" w:rsidP="00000000" w:rsidRDefault="00000000" w:rsidRPr="00000000" w14:paraId="00000045">
      <w:pPr>
        <w:spacing w:after="120" w:before="240" w:lineRule="auto"/>
        <w:rPr>
          <w:b w:val="1"/>
          <w:bCs w:val="1"/>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Broad adoption of AI technologies by the industry.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Distance-learning education / vocational training on AI.</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red S. B." w:id="0" w:date="2024-08-26T04:44:26Z">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presenting the topic to add members to the expression of interest, one of the main feedback is the absence of "finance" in the action name which can be confusing</w:t>
      </w:r>
    </w:p>
  </w:comment>
  <w:comment w:author="Friedemann Polzin" w:id="3" w:date="2024-07-03T08:51:53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Agree! We had the same with blockchain earlier, a solution for a problem that does not exist?</w:t>
      </w:r>
    </w:p>
  </w:comment>
  <w:comment w:author="Friedemann Polzin" w:id="5" w:date="2024-07-03T08:15:52Z">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indeed focus on impact measurement (there are a lot of interesting digital/AI-based approaches) and implications for strategy in companies.</w:t>
      </w:r>
    </w:p>
  </w:comment>
  <w:comment w:author="Friedemann Polzin" w:id="6" w:date="2024-07-03T08:18:15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information (generated by reporting) vs. 'objective'/external criteria</w:t>
      </w:r>
    </w:p>
  </w:comment>
  <w:comment w:author="LUIS A. VICENTE" w:id="4" w:date="2024-07-03T08:22:02Z">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sustainable finance</w:t>
      </w:r>
    </w:p>
  </w:comment>
  <w:comment w:author="Nadi Serhan Aydın" w:id="1" w:date="2024-09-17T11:20:57Z">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Sustainable Digital Finance Transformation for Europe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Sustainable Digital Transformation for European Finance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Sustainable Transformation of Digital Finance in Europe</w:t>
      </w:r>
    </w:p>
  </w:comment>
  <w:comment w:author="LUIS A. VICENTE" w:id="2" w:date="2024-07-03T08:22:04Z">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sustainable finance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