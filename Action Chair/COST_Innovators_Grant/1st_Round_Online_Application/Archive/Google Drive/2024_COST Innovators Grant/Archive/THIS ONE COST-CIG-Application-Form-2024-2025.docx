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left"/>
        <w:rPr>
          <w:b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5e78ad"/>
          <w:sz w:val="70"/>
          <w:szCs w:val="70"/>
        </w:rPr>
      </w:pPr>
      <w:r w:rsidDel="00000000" w:rsidR="00000000" w:rsidRPr="00000000">
        <w:rPr>
          <w:b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i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ozmmzxvhl6ns" w:id="0"/>
      <w:bookmarkEnd w:id="0"/>
      <w:r w:rsidDel="00000000" w:rsidR="00000000" w:rsidRPr="00000000">
        <w:rPr>
          <w:rtl w:val="0"/>
        </w:rPr>
        <w:t xml:space="preserve">Who  does what?</w:t>
      </w:r>
    </w:p>
    <w:p w:rsidR="00000000" w:rsidDel="00000000" w:rsidP="00000000" w:rsidRDefault="00000000" w:rsidRPr="00000000" w14:paraId="00000014">
      <w:pPr>
        <w:rPr/>
      </w:pPr>
      <w:r w:rsidDel="00000000" w:rsidR="00000000" w:rsidRPr="00000000">
        <w:rPr>
          <w:rtl w:val="0"/>
        </w:rPr>
        <w:t xml:space="preserve">Proposed Topic: </w:t>
      </w:r>
    </w:p>
    <w:p w:rsidR="00000000" w:rsidDel="00000000" w:rsidP="00000000" w:rsidRDefault="00000000" w:rsidRPr="00000000" w14:paraId="00000015">
      <w:pPr>
        <w:rPr>
          <w:highlight w:val="red"/>
        </w:rPr>
      </w:pPr>
      <w:r w:rsidDel="00000000" w:rsidR="00000000" w:rsidRPr="00000000">
        <w:rPr>
          <w:b w:val="1"/>
          <w:i w:val="1"/>
          <w:rtl w:val="0"/>
        </w:rPr>
        <w:t xml:space="preserve">The selected topic based on voting and in the GoogleSheet</w:t>
      </w:r>
      <w:r w:rsidDel="00000000" w:rsidR="00000000" w:rsidRPr="00000000">
        <w:rPr>
          <w:rtl w:val="0"/>
        </w:rPr>
        <w:t xml:space="preserve">: </w:t>
      </w:r>
      <w:r w:rsidDel="00000000" w:rsidR="00000000" w:rsidRPr="00000000">
        <w:rPr>
          <w:highlight w:val="red"/>
          <w:rtl w:val="0"/>
        </w:rPr>
        <w:t xml:space="preserve">Explainable AI Tool for Finance</w:t>
      </w:r>
    </w:p>
    <w:p w:rsidR="00000000" w:rsidDel="00000000" w:rsidP="00000000" w:rsidRDefault="00000000" w:rsidRPr="00000000" w14:paraId="00000016">
      <w:pPr>
        <w:numPr>
          <w:ilvl w:val="0"/>
          <w:numId w:val="4"/>
        </w:numPr>
        <w:spacing w:after="0" w:afterAutospacing="0"/>
        <w:ind w:left="720" w:hanging="360"/>
        <w:rPr>
          <w:highlight w:val="green"/>
        </w:rPr>
      </w:pPr>
      <w:r w:rsidDel="00000000" w:rsidR="00000000" w:rsidRPr="00000000">
        <w:rPr>
          <w:color w:val="00ff00"/>
          <w:rtl w:val="0"/>
        </w:rPr>
        <w:t xml:space="preserve">We involve blockchain technology to provide explainability, interpretability, and trustworthiness in AI applications (Data Science, Machine Learning, Natural Language Processing).</w:t>
      </w:r>
    </w:p>
    <w:p w:rsidR="00000000" w:rsidDel="00000000" w:rsidP="00000000" w:rsidRDefault="00000000" w:rsidRPr="00000000" w14:paraId="00000017">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The proposed technology is Cardano/Marlowe based on Functional Programming approach. The blockchain technology can be used to provide trustworthiness and reliability both for the input and output datasets, corpuses.</w:t>
      </w:r>
    </w:p>
    <w:p w:rsidR="00000000" w:rsidDel="00000000" w:rsidP="00000000" w:rsidRDefault="00000000" w:rsidRPr="00000000" w14:paraId="00000018">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For demonstration, some machine learning, LLM technologies is selected that are in the open source or open accessible domain that can yield parameters and cues about the various parameters included in the different layers of neuron network. Based on the obtained parameters, a customized tool is used to generate human interpretable explanations from the set of parameters.</w:t>
      </w:r>
    </w:p>
    <w:p w:rsidR="00000000" w:rsidDel="00000000" w:rsidP="00000000" w:rsidRDefault="00000000" w:rsidRPr="00000000" w14:paraId="00000019">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The training sets come from the finance domain that may cover stock exchange data, country statistics, GDPs, even cryptocurrency. Depending on the area of the interests, the selected machine learning, LLM models will be trained through transfer learning. The layers will be tuned to distinguished requirements, keeping an eye on that parameters for explainability can be gained from the underlying networks.  The demonstration prototype, naturally, focus on a definite area that is of common interest. </w:t>
      </w:r>
    </w:p>
    <w:p w:rsidR="00000000" w:rsidDel="00000000" w:rsidP="00000000" w:rsidRDefault="00000000" w:rsidRPr="00000000" w14:paraId="0000001A">
      <w:pPr>
        <w:numPr>
          <w:ilvl w:val="0"/>
          <w:numId w:val="4"/>
        </w:numPr>
        <w:spacing w:after="0" w:afterAutospacing="0"/>
        <w:ind w:left="720" w:hanging="360"/>
        <w:rPr>
          <w:rFonts w:ascii="Calibri" w:cs="Calibri" w:eastAsia="Calibri" w:hAnsi="Calibri"/>
          <w:sz w:val="24"/>
          <w:szCs w:val="24"/>
          <w:highlight w:val="green"/>
          <w:u w:val="none"/>
        </w:rPr>
      </w:pPr>
      <w:r w:rsidDel="00000000" w:rsidR="00000000" w:rsidRPr="00000000">
        <w:rPr>
          <w:color w:val="00ff00"/>
          <w:rtl w:val="0"/>
        </w:rPr>
        <w:t xml:space="preserve">M.Sc. and Ph.D. students can work on development.</w:t>
      </w:r>
    </w:p>
    <w:p w:rsidR="00000000" w:rsidDel="00000000" w:rsidP="00000000" w:rsidRDefault="00000000" w:rsidRPr="00000000" w14:paraId="0000001B">
      <w:pPr>
        <w:numPr>
          <w:ilvl w:val="0"/>
          <w:numId w:val="4"/>
        </w:numPr>
        <w:ind w:left="720" w:hanging="360"/>
        <w:rPr>
          <w:rFonts w:ascii="Calibri" w:cs="Calibri" w:eastAsia="Calibri" w:hAnsi="Calibri"/>
          <w:sz w:val="24"/>
          <w:szCs w:val="24"/>
          <w:highlight w:val="green"/>
          <w:u w:val="none"/>
        </w:rPr>
      </w:pPr>
      <w:r w:rsidDel="00000000" w:rsidR="00000000" w:rsidRPr="00000000">
        <w:rPr>
          <w:color w:val="00ff00"/>
          <w:rtl w:val="0"/>
        </w:rPr>
        <w:t xml:space="preserve">The proposed solution can be deployed and make it accessible in Cloud environment Software-as-a-Service.  We should find a low cost or free Cloud Computing service to provide the demonstration prototype.</w:t>
      </w:r>
      <w:r w:rsidDel="00000000" w:rsidR="00000000" w:rsidRPr="00000000">
        <w:rPr>
          <w:rtl w:val="0"/>
        </w:rPr>
      </w:r>
    </w:p>
    <w:p w:rsidR="00000000" w:rsidDel="00000000" w:rsidP="00000000" w:rsidRDefault="00000000" w:rsidRPr="00000000" w14:paraId="0000001C">
      <w:pPr>
        <w:rPr>
          <w:highlight w:val="red"/>
        </w:rPr>
      </w:pPr>
      <w:r w:rsidDel="00000000" w:rsidR="00000000" w:rsidRPr="00000000">
        <w:rPr>
          <w:rtl w:val="0"/>
        </w:rPr>
      </w:r>
    </w:p>
    <w:p w:rsidR="00000000" w:rsidDel="00000000" w:rsidP="00000000" w:rsidRDefault="00000000" w:rsidRPr="00000000" w14:paraId="0000001D">
      <w:pPr>
        <w:rPr>
          <w:highlight w:val="red"/>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sdt>
        <w:sdtPr>
          <w:tag w:val="goog_rdk_0"/>
        </w:sdtPr>
        <w:sdtContent>
          <w:commentRangeStart w:id="0"/>
        </w:sdtContent>
      </w:sdt>
      <w:r w:rsidDel="00000000" w:rsidR="00000000" w:rsidRPr="00000000">
        <w:rPr>
          <w:rtl w:val="0"/>
        </w:rPr>
        <w:t xml:space="preserve">Explainable AI Tool Kit with Policy Explanations and a European Standard for XAI</w:t>
      </w:r>
      <w:commentRangeEnd w:id="0"/>
      <w:r w:rsidDel="00000000" w:rsidR="00000000" w:rsidRPr="00000000">
        <w:commentReference w:id="0"/>
      </w:r>
      <w:r w:rsidDel="00000000" w:rsidR="00000000" w:rsidRPr="00000000">
        <w:rPr>
          <w:rtl w:val="0"/>
        </w:rPr>
        <w:t xml:space="preserve"> (and a platform that lasts beyond)</w:t>
      </w:r>
    </w:p>
    <w:p w:rsidR="00000000" w:rsidDel="00000000" w:rsidP="00000000" w:rsidRDefault="00000000" w:rsidRPr="00000000" w14:paraId="0000001F">
      <w:pPr>
        <w:rPr/>
      </w:pPr>
      <w:r w:rsidDel="00000000" w:rsidR="00000000" w:rsidRPr="00000000">
        <w:rPr>
          <w:rtl w:val="0"/>
        </w:rPr>
        <w:t xml:space="preserve">Finance Use Cases – </w:t>
        <w:br w:type="textWrapping"/>
        <w:t xml:space="preserve">Tool Kit to understand inner workings of new ML and AI techniques</w:t>
      </w:r>
    </w:p>
    <w:p w:rsidR="00000000" w:rsidDel="00000000" w:rsidP="00000000" w:rsidRDefault="00000000" w:rsidRPr="00000000" w14:paraId="00000020">
      <w:pPr>
        <w:rPr/>
      </w:pPr>
      <w:r w:rsidDel="00000000" w:rsidR="00000000" w:rsidRPr="00000000">
        <w:rPr>
          <w:rtl w:val="0"/>
        </w:rPr>
        <w:t xml:space="preserve">e.g. Credit Risk Management. New techniques with better estimates of credit risk. Domain-specific XAI tools. Toolkit and explainability needs of stakeholders (incl. regulators)</w:t>
      </w:r>
    </w:p>
    <w:p w:rsidR="00000000" w:rsidDel="00000000" w:rsidP="00000000" w:rsidRDefault="00000000" w:rsidRPr="00000000" w14:paraId="00000021">
      <w:pPr>
        <w:rPr/>
      </w:pPr>
      <w:r w:rsidDel="00000000" w:rsidR="00000000" w:rsidRPr="00000000">
        <w:rPr>
          <w:rtl w:val="0"/>
        </w:rPr>
        <w:t xml:space="preserve">(see IBM toolkit). </w:t>
      </w:r>
    </w:p>
    <w:p w:rsidR="00000000" w:rsidDel="00000000" w:rsidP="00000000" w:rsidRDefault="00000000" w:rsidRPr="00000000" w14:paraId="00000022">
      <w:pPr>
        <w:rPr/>
      </w:pPr>
      <w:r w:rsidDel="00000000" w:rsidR="00000000" w:rsidRPr="00000000">
        <w:rPr>
          <w:rtl w:val="0"/>
        </w:rPr>
        <w:t xml:space="preserve">Needed: Field testing, Surveys</w:t>
      </w:r>
    </w:p>
    <w:p w:rsidR="00000000" w:rsidDel="00000000" w:rsidP="00000000" w:rsidRDefault="00000000" w:rsidRPr="00000000" w14:paraId="00000023">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sz w:val="22"/>
          <w:szCs w:val="22"/>
          <w:rtl w:val="0"/>
        </w:rPr>
        <w:t xml:space="preserve">competitive European financial sector </w:t>
      </w:r>
      <w:r w:rsidDel="00000000" w:rsidR="00000000" w:rsidRPr="00000000">
        <w:rPr>
          <w:rFonts w:ascii="Times New Roman" w:cs="Times New Roman" w:eastAsia="Times New Roman" w:hAnsi="Times New Roman"/>
          <w:sz w:val="22"/>
          <w:szCs w:val="22"/>
          <w:rtl w:val="0"/>
        </w:rPr>
        <w:t xml:space="preserve">is vital for the modernisation of the European economy across sectors and </w:t>
      </w:r>
      <w:r w:rsidDel="00000000" w:rsidR="00000000" w:rsidRPr="00000000">
        <w:rPr>
          <w:rFonts w:ascii="Times New Roman" w:cs="Times New Roman" w:eastAsia="Times New Roman" w:hAnsi="Times New Roman"/>
          <w:b w:val="1"/>
          <w:sz w:val="22"/>
          <w:szCs w:val="22"/>
          <w:rtl w:val="0"/>
        </w:rPr>
        <w:t xml:space="preserve">to turn Europe into a global digital player</w:t>
      </w:r>
      <w:r w:rsidDel="00000000" w:rsidR="00000000" w:rsidRPr="00000000">
        <w:rPr>
          <w:rFonts w:ascii="Times New Roman" w:cs="Times New Roman" w:eastAsia="Times New Roman" w:hAnsi="Times New Roman"/>
          <w:sz w:val="22"/>
          <w:szCs w:val="22"/>
          <w:rtl w:val="0"/>
        </w:rPr>
        <w:t xml:space="preserve">. The term Digital Finance refers to the rapid </w:t>
      </w:r>
      <w:r w:rsidDel="00000000" w:rsidR="00000000" w:rsidRPr="00000000">
        <w:rPr>
          <w:rFonts w:ascii="Times New Roman" w:cs="Times New Roman" w:eastAsia="Times New Roman" w:hAnsi="Times New Roman"/>
          <w:b w:val="1"/>
          <w:sz w:val="22"/>
          <w:szCs w:val="22"/>
          <w:rtl w:val="0"/>
        </w:rPr>
        <w:t xml:space="preserve">development of new technology</w:t>
      </w:r>
      <w:r w:rsidDel="00000000" w:rsidR="00000000" w:rsidRPr="00000000">
        <w:rPr>
          <w:rFonts w:ascii="Times New Roman" w:cs="Times New Roman" w:eastAsia="Times New Roman" w:hAnsi="Times New Roman"/>
          <w:sz w:val="22"/>
          <w:szCs w:val="22"/>
          <w:rtl w:val="0"/>
        </w:rPr>
        <w:t xml:space="preserve">, goods, and business models that have </w:t>
      </w:r>
      <w:r w:rsidDel="00000000" w:rsidR="00000000" w:rsidRPr="00000000">
        <w:rPr>
          <w:rFonts w:ascii="Times New Roman" w:cs="Times New Roman" w:eastAsia="Times New Roman" w:hAnsi="Times New Roman"/>
          <w:b w:val="1"/>
          <w:sz w:val="22"/>
          <w:szCs w:val="22"/>
          <w:rtl w:val="0"/>
        </w:rPr>
        <w:t xml:space="preserve">taken place in recent years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have identified </w:t>
      </w:r>
      <w:r w:rsidDel="00000000" w:rsidR="00000000" w:rsidRPr="00000000">
        <w:rPr>
          <w:rFonts w:ascii="Times New Roman" w:cs="Times New Roman" w:eastAsia="Times New Roman" w:hAnsi="Times New Roman"/>
          <w:b w:val="1"/>
          <w:sz w:val="22"/>
          <w:szCs w:val="22"/>
          <w:rtl w:val="0"/>
        </w:rPr>
        <w:t xml:space="preserve">the five most pertinent areas </w:t>
      </w:r>
      <w:r w:rsidDel="00000000" w:rsidR="00000000" w:rsidRPr="00000000">
        <w:rPr>
          <w:rFonts w:ascii="Times New Roman" w:cs="Times New Roman" w:eastAsia="Times New Roman" w:hAnsi="Times New Roman"/>
          <w:sz w:val="22"/>
          <w:szCs w:val="22"/>
          <w:rtl w:val="0"/>
        </w:rPr>
        <w:t xml:space="preserve">within this domain:</w:t>
      </w:r>
    </w:p>
    <w:p w:rsidR="00000000" w:rsidDel="00000000" w:rsidP="00000000" w:rsidRDefault="00000000" w:rsidRPr="00000000" w14:paraId="00000026">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Towards a European financial data space.</w:t>
      </w:r>
    </w:p>
    <w:p w:rsidR="00000000" w:rsidDel="00000000" w:rsidP="00000000" w:rsidRDefault="00000000" w:rsidRPr="00000000" w14:paraId="00000027">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Artificial intelligence for financial markets.</w:t>
      </w:r>
    </w:p>
    <w:p w:rsidR="00000000" w:rsidDel="00000000" w:rsidP="00000000" w:rsidRDefault="00000000" w:rsidRPr="00000000" w14:paraId="00000028">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Towards explainable and fair AI-generated decisions.</w:t>
      </w:r>
    </w:p>
    <w:p w:rsidR="00000000" w:rsidDel="00000000" w:rsidP="00000000" w:rsidRDefault="00000000" w:rsidRPr="00000000" w14:paraId="00000029">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Driving digital innovations with Blockchain applications.</w:t>
      </w:r>
    </w:p>
    <w:p w:rsidR="00000000" w:rsidDel="00000000" w:rsidP="00000000" w:rsidRDefault="00000000" w:rsidRPr="00000000" w14:paraId="0000002A">
      <w:pPr>
        <w:numPr>
          <w:ilvl w:val="0"/>
          <w:numId w:val="11"/>
        </w:numPr>
        <w:spacing w:after="0" w:lineRule="auto"/>
        <w:ind w:left="720" w:hanging="360"/>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Sustainability of Digital Finance.</w:t>
      </w:r>
    </w:p>
    <w:p w:rsidR="00000000" w:rsidDel="00000000" w:rsidP="00000000" w:rsidRDefault="00000000" w:rsidRPr="00000000" w14:paraId="0000002B">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C">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they have in common:</w:t>
      </w:r>
    </w:p>
    <w:p w:rsidR="00000000" w:rsidDel="00000000" w:rsidP="00000000" w:rsidRDefault="00000000" w:rsidRPr="00000000" w14:paraId="0000002D">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are all </w:t>
      </w:r>
      <w:r w:rsidDel="00000000" w:rsidR="00000000" w:rsidRPr="00000000">
        <w:rPr>
          <w:rFonts w:ascii="Times New Roman" w:cs="Times New Roman" w:eastAsia="Times New Roman" w:hAnsi="Times New Roman"/>
          <w:b w:val="1"/>
          <w:sz w:val="22"/>
          <w:szCs w:val="22"/>
          <w:rtl w:val="0"/>
        </w:rPr>
        <w:t xml:space="preserve">key strategic priorities of the European Commission </w:t>
      </w:r>
      <w:r w:rsidDel="00000000" w:rsidR="00000000" w:rsidRPr="00000000">
        <w:rPr>
          <w:rFonts w:ascii="Times New Roman" w:cs="Times New Roman" w:eastAsia="Times New Roman" w:hAnsi="Times New Roman"/>
          <w:sz w:val="22"/>
          <w:szCs w:val="22"/>
          <w:rtl w:val="0"/>
        </w:rPr>
        <w:t xml:space="preserve">over the next five years</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E">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contribute to the </w:t>
      </w:r>
      <w:r w:rsidDel="00000000" w:rsidR="00000000" w:rsidRPr="00000000">
        <w:rPr>
          <w:rFonts w:ascii="Times New Roman" w:cs="Times New Roman" w:eastAsia="Times New Roman" w:hAnsi="Times New Roman"/>
          <w:b w:val="1"/>
          <w:sz w:val="22"/>
          <w:szCs w:val="22"/>
          <w:rtl w:val="0"/>
        </w:rPr>
        <w:t xml:space="preserve">UN Sustainable Development Goals</w:t>
      </w:r>
      <w:r w:rsidDel="00000000" w:rsidR="00000000" w:rsidRPr="00000000">
        <w:rPr>
          <w:rFonts w:ascii="Times New Roman" w:cs="Times New Roman" w:eastAsia="Times New Roman" w:hAnsi="Times New Roman"/>
          <w:sz w:val="22"/>
          <w:szCs w:val="22"/>
          <w:vertAlign w:val="superscript"/>
        </w:rPr>
        <w:footnoteReference w:customMarkFollows="0" w:id="1"/>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F">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Europe must invest </w:t>
      </w:r>
      <w:r w:rsidDel="00000000" w:rsidR="00000000" w:rsidRPr="00000000">
        <w:rPr>
          <w:rFonts w:ascii="Times New Roman" w:cs="Times New Roman" w:eastAsia="Times New Roman" w:hAnsi="Times New Roman"/>
          <w:sz w:val="22"/>
          <w:szCs w:val="22"/>
          <w:rtl w:val="0"/>
        </w:rPr>
        <w:t xml:space="preserve">significantly in them over the next five years if it is </w:t>
      </w:r>
      <w:r w:rsidDel="00000000" w:rsidR="00000000" w:rsidRPr="00000000">
        <w:rPr>
          <w:rFonts w:ascii="Times New Roman" w:cs="Times New Roman" w:eastAsia="Times New Roman" w:hAnsi="Times New Roman"/>
          <w:b w:val="1"/>
          <w:sz w:val="22"/>
          <w:szCs w:val="22"/>
          <w:rtl w:val="0"/>
        </w:rPr>
        <w:t xml:space="preserve">to remain globally competitive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0">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Initial progress has been made in academia, but there are still </w:t>
      </w:r>
      <w:r w:rsidDel="00000000" w:rsidR="00000000" w:rsidRPr="00000000">
        <w:rPr>
          <w:rFonts w:ascii="Times New Roman" w:cs="Times New Roman" w:eastAsia="Times New Roman" w:hAnsi="Times New Roman"/>
          <w:b w:val="1"/>
          <w:sz w:val="22"/>
          <w:szCs w:val="22"/>
          <w:rtl w:val="0"/>
        </w:rPr>
        <w:t xml:space="preserve">numerous unanswered research questions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31">
      <w:pPr>
        <w:numPr>
          <w:ilvl w:val="0"/>
          <w:numId w:val="10"/>
        </w:numP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have the potential to </w:t>
      </w:r>
      <w:r w:rsidDel="00000000" w:rsidR="00000000" w:rsidRPr="00000000">
        <w:rPr>
          <w:rFonts w:ascii="Times New Roman" w:cs="Times New Roman" w:eastAsia="Times New Roman" w:hAnsi="Times New Roman"/>
          <w:b w:val="1"/>
          <w:sz w:val="22"/>
          <w:szCs w:val="22"/>
          <w:rtl w:val="0"/>
        </w:rPr>
        <w:t xml:space="preserve">revolutionise the Finance industry with new technologies</w:t>
      </w:r>
      <w:r w:rsidDel="00000000" w:rsidR="00000000" w:rsidRPr="00000000">
        <w:rPr>
          <w:rFonts w:ascii="Times New Roman" w:cs="Times New Roman" w:eastAsia="Times New Roman" w:hAnsi="Times New Roman"/>
          <w:sz w:val="22"/>
          <w:szCs w:val="22"/>
          <w:rtl w:val="0"/>
        </w:rPr>
        <w:t xml:space="preserve">, business models, and products, while strengthening the resilience of Europe.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u w:val="single"/>
        </w:rPr>
      </w:pPr>
      <w:r w:rsidDel="00000000" w:rsidR="00000000" w:rsidRPr="00000000">
        <w:rPr>
          <w:b w:val="1"/>
          <w:u w:val="single"/>
          <w:rtl w:val="0"/>
        </w:rPr>
        <w:t xml:space="preserve">Proposed Working Groups:</w:t>
      </w:r>
    </w:p>
    <w:p w:rsidR="00000000" w:rsidDel="00000000" w:rsidP="00000000" w:rsidRDefault="00000000" w:rsidRPr="00000000" w14:paraId="00000035">
      <w:pPr>
        <w:numPr>
          <w:ilvl w:val="0"/>
          <w:numId w:val="6"/>
        </w:numPr>
        <w:spacing w:after="0" w:afterAutospacing="0"/>
        <w:ind w:left="720" w:hanging="360"/>
        <w:rPr>
          <w:b w:val="1"/>
          <w:u w:val="none"/>
        </w:rPr>
      </w:pPr>
      <w:r w:rsidDel="00000000" w:rsidR="00000000" w:rsidRPr="00000000">
        <w:rPr>
          <w:b w:val="1"/>
          <w:rtl w:val="0"/>
        </w:rPr>
        <w:t xml:space="preserve">XAI Tool Development and Technological Innovation</w:t>
      </w:r>
    </w:p>
    <w:p w:rsidR="00000000" w:rsidDel="00000000" w:rsidP="00000000" w:rsidRDefault="00000000" w:rsidRPr="00000000" w14:paraId="00000036">
      <w:pPr>
        <w:numPr>
          <w:ilvl w:val="0"/>
          <w:numId w:val="6"/>
        </w:numPr>
        <w:spacing w:after="0" w:afterAutospacing="0"/>
        <w:ind w:left="720" w:hanging="360"/>
        <w:rPr>
          <w:b w:val="1"/>
          <w:u w:val="none"/>
        </w:rPr>
      </w:pPr>
      <w:r w:rsidDel="00000000" w:rsidR="00000000" w:rsidRPr="00000000">
        <w:rPr>
          <w:b w:val="1"/>
          <w:rtl w:val="0"/>
        </w:rPr>
        <w:t xml:space="preserve">Policy Alignment and Regulatory Compliance</w:t>
      </w:r>
    </w:p>
    <w:p w:rsidR="00000000" w:rsidDel="00000000" w:rsidP="00000000" w:rsidRDefault="00000000" w:rsidRPr="00000000" w14:paraId="00000037">
      <w:pPr>
        <w:widowControl w:val="0"/>
        <w:numPr>
          <w:ilvl w:val="0"/>
          <w:numId w:val="6"/>
        </w:numPr>
        <w:tabs>
          <w:tab w:val="left" w:leader="none" w:pos="284"/>
        </w:tabs>
        <w:ind w:left="720" w:hanging="360"/>
        <w:rPr>
          <w:b w:val="1"/>
        </w:rPr>
      </w:pPr>
      <w:r w:rsidDel="00000000" w:rsidR="00000000" w:rsidRPr="00000000">
        <w:rPr>
          <w:b w:val="1"/>
          <w:rtl w:val="0"/>
        </w:rPr>
        <w:t xml:space="preserve">User Engagement, Feedback, and Market Strategy</w:t>
      </w:r>
    </w:p>
    <w:p w:rsidR="00000000" w:rsidDel="00000000" w:rsidP="00000000" w:rsidRDefault="00000000" w:rsidRPr="00000000" w14:paraId="00000038">
      <w:pPr>
        <w:rPr>
          <w:b w:val="1"/>
        </w:rPr>
      </w:pPr>
      <w:r w:rsidDel="00000000" w:rsidR="00000000" w:rsidRPr="00000000">
        <w:rPr>
          <w:rtl w:val="0"/>
        </w:rPr>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70"/>
        <w:gridCol w:w="2265"/>
        <w:gridCol w:w="3165"/>
        <w:tblGridChange w:id="0">
          <w:tblGrid>
            <w:gridCol w:w="960"/>
            <w:gridCol w:w="3570"/>
            <w:gridCol w:w="22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Comments and thoughts on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Innovation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THE PRACTICAL CHALLENGE AND TARGET GROUP THAT YOU WILL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Branka,Petre, Haluk, Enis, Gokce</w:t>
            </w:r>
            <w:sdt>
              <w:sdtPr>
                <w:tag w:val="goog_rdk_1"/>
              </w:sdtPr>
              <w:sdtContent>
                <w:ins w:author="Liana Stanca" w:id="0" w:date="2024-01-19T09:58:22Z">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YOUR PROPOSED SOLUTION, WHAT WILL BE THE MAIN OUTCOMES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Rule="auto"/>
              <w:jc w:val="left"/>
              <w:rPr/>
            </w:pPr>
            <w:r w:rsidDel="00000000" w:rsidR="00000000" w:rsidRPr="00000000">
              <w:rPr>
                <w:rtl w:val="0"/>
              </w:rPr>
              <w:t xml:space="preserve">Branka, Haluk, Ioana</w:t>
            </w:r>
            <w:sdt>
              <w:sdtPr>
                <w:tag w:val="goog_rdk_2"/>
              </w:sdtPr>
              <w:sdtContent>
                <w:ins w:author="Liana Stanca" w:id="1" w:date="2024-01-19T09:58:48Z">
                  <w:r w:rsidDel="00000000" w:rsidR="00000000" w:rsidRPr="00000000">
                    <w:rPr>
                      <w:rtl w:val="0"/>
                    </w:rPr>
                    <w:t xml:space="preserve">, </w:t>
                  </w:r>
                  <w:r w:rsidDel="00000000" w:rsidR="00000000" w:rsidRPr="00000000">
                    <w:rPr>
                      <w:rtl w:val="0"/>
                    </w:rPr>
                    <w:t xml:space="preserve">Liana&amp;UBB Team</w:t>
                  </w:r>
                </w:ins>
              </w:sdtContent>
            </w:sdt>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OBJECTIVES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Anastas, Ioana, Olivija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INNOVATIVE ABOUT YOUR 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Suela,</w:t>
            </w:r>
            <w:sdt>
              <w:sdtPr>
                <w:tag w:val="goog_rdk_3"/>
              </w:sdtPr>
              <w:sdtContent>
                <w:ins w:author="Liana Stanca" w:id="2" w:date="2024-01-19T09:58:59Z">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Expected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DESCRIBE WHO AND/ OR WHAT WILL BENEFIT, HOW, WHEN AND TO WHICH EXTENT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Enis, Ramona, Jamal</w:t>
            </w:r>
            <w:sdt>
              <w:sdtPr>
                <w:tag w:val="goog_rdk_4"/>
              </w:sdtPr>
              <w:sdtContent>
                <w:ins w:author="Liana Stanca" w:id="3" w:date="2024-01-19T09:59:20Z">
                  <w:r w:rsidDel="00000000" w:rsidR="00000000" w:rsidRPr="00000000">
                    <w:rPr>
                      <w:rtl w:val="0"/>
                    </w:rPr>
                    <w:t xml:space="preserve">,</w:t>
                  </w:r>
                  <w:r w:rsidDel="00000000" w:rsidR="00000000" w:rsidRPr="00000000">
                    <w:rPr>
                      <w:rtl w:val="0"/>
                    </w:rPr>
                    <w:t xml:space="preserve">Liana&amp;UBB Team</w:t>
                  </w:r>
                </w:ins>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PLAN FOR 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Ioana Rezarta, Alessandra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mallCaps w:val="0"/>
                <w:color w:val="000000"/>
                <w:sz w:val="20"/>
                <w:szCs w:val="20"/>
              </w:rPr>
            </w:pPr>
            <w:r w:rsidDel="00000000" w:rsidR="00000000" w:rsidRPr="00000000">
              <w:rPr>
                <w:b w:val="1"/>
                <w:rtl w:val="0"/>
              </w:rPr>
              <w:t xml:space="preserve">Plan for implementing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Joerg,Petre, 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INTELLECTUAL PROPERTY RIGHTS CONSIDERATIONS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Petre,Albulena, Vlora</w:t>
            </w:r>
          </w:p>
        </w:tc>
      </w:tr>
    </w:tbl>
    <w:p w:rsidR="00000000" w:rsidDel="00000000" w:rsidP="00000000" w:rsidRDefault="00000000" w:rsidRPr="00000000" w14:paraId="00000069">
      <w:pPr>
        <w:rPr>
          <w:i w:val="1"/>
        </w:rPr>
      </w:pPr>
      <w:r w:rsidDel="00000000" w:rsidR="00000000" w:rsidRPr="00000000">
        <w:rPr>
          <w:rtl w:val="0"/>
        </w:rPr>
      </w:r>
    </w:p>
    <w:p w:rsidR="00000000" w:rsidDel="00000000" w:rsidP="00000000" w:rsidRDefault="00000000" w:rsidRPr="00000000" w14:paraId="0000006A">
      <w:pPr>
        <w:pStyle w:val="Heading1"/>
        <w:widowControl w:val="0"/>
        <w:rPr>
          <w:rFonts w:ascii="Calibri" w:cs="Calibri" w:eastAsia="Calibri" w:hAnsi="Calibri"/>
        </w:rPr>
      </w:pPr>
      <w:bookmarkStart w:colFirst="0" w:colLast="0" w:name="_heading=h.bvgsikncyveo" w:id="1"/>
      <w:bookmarkEnd w:id="1"/>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widowControl w:val="0"/>
        <w:rPr>
          <w:rFonts w:ascii="Calibri" w:cs="Calibri" w:eastAsia="Calibri" w:hAnsi="Calibri"/>
        </w:rPr>
      </w:pPr>
      <w:bookmarkStart w:colFirst="0" w:colLast="0" w:name="_heading=h.v5u1ekpec5qc" w:id="2"/>
      <w:bookmarkEnd w:id="2"/>
      <w:sdt>
        <w:sdtPr>
          <w:tag w:val="goog_rdk_5"/>
        </w:sdtPr>
        <w:sdtContent>
          <w:commentRangeStart w:id="1"/>
        </w:sdtContent>
      </w:sdt>
      <w:r w:rsidDel="00000000" w:rsidR="00000000" w:rsidRPr="00000000">
        <w:rPr>
          <w:rFonts w:ascii="Calibri" w:cs="Calibri" w:eastAsia="Calibri" w:hAnsi="Calibri"/>
          <w:rtl w:val="0"/>
        </w:rPr>
        <w:t xml:space="preserve">1. INNOVATION POTENTIAL (RECOMMENDED 2 PAGES)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widowControl w:val="0"/>
        <w:tabs>
          <w:tab w:val="left" w:leader="none" w:pos="284"/>
        </w:tabs>
        <w:rPr>
          <w:i w:val="1"/>
        </w:rPr>
      </w:pPr>
      <w:r w:rsidDel="00000000" w:rsidR="00000000" w:rsidRPr="00000000">
        <w:rPr>
          <w:i w:val="1"/>
          <w:rtl w:val="0"/>
        </w:rPr>
        <w:t xml:space="preserve">This section will be used by the CIG Committee to evaluate the Innovation Potential.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This section will be evaluated by a CIG Committee sub-group. If the mark does </w:t>
      </w:r>
      <w:r w:rsidDel="00000000" w:rsidR="00000000" w:rsidRPr="00000000">
        <w:rPr>
          <w:i w:val="1"/>
          <w:u w:val="single"/>
          <w:rtl w:val="0"/>
        </w:rPr>
        <w:t xml:space="preserve">not reach</w:t>
      </w:r>
      <w:r w:rsidDel="00000000" w:rsidR="00000000" w:rsidRPr="00000000">
        <w:rPr>
          <w:i w:val="1"/>
          <w:rtl w:val="0"/>
        </w:rPr>
        <w:t xml:space="preserve"> the threshold</w:t>
      </w:r>
      <w:r w:rsidDel="00000000" w:rsidR="00000000" w:rsidRPr="00000000">
        <w:rPr>
          <w:i w:val="1"/>
          <w:vertAlign w:val="superscript"/>
        </w:rPr>
        <w:footnoteReference w:customMarkFollows="0" w:id="2"/>
      </w:r>
      <w:r w:rsidDel="00000000" w:rsidR="00000000" w:rsidRPr="00000000">
        <w:rPr>
          <w:i w:val="1"/>
          <w:vertAlign w:val="superscript"/>
          <w:rtl w:val="0"/>
        </w:rPr>
        <w:t xml:space="preserve"> </w:t>
      </w:r>
      <w:r w:rsidDel="00000000" w:rsidR="00000000" w:rsidRPr="00000000">
        <w:rPr>
          <w:i w:val="1"/>
          <w:rtl w:val="0"/>
        </w:rPr>
        <w:t xml:space="preserve">for Innovation Potential, the CIG application will not be invited to the Hearings and therefore not considered for funding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The innovation potential of the proposed solution is that the SaaS XAI tool for Finance gives solutions for MSMEs (Micro- and Small and Medium Size Enterprises). The data analytics and AI services can be accessible in Cloud Computing environment at a low cost. The solution can support the decision-making at enterprises: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Analysis of customers’ behavior (plenty of options).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Generally Business Analytics on specific application area: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Price optimization.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Market testing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Cash flow analysis, revenue analysis.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Predictions.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i w:val="1"/>
          <w:rtl w:val="0"/>
        </w:rPr>
        <w:t xml:space="preserve">Business Planning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i w:val="1"/>
        </w:rPr>
      </w:pPr>
      <w:r w:rsidDel="00000000" w:rsidR="00000000" w:rsidRPr="00000000">
        <w:rPr>
          <w:rtl w:val="0"/>
        </w:rPr>
      </w:r>
    </w:p>
    <w:p w:rsidR="00000000" w:rsidDel="00000000" w:rsidP="00000000" w:rsidRDefault="00000000" w:rsidRPr="00000000" w14:paraId="00000077">
      <w:pPr>
        <w:tabs>
          <w:tab w:val="left" w:leader="none" w:pos="284"/>
        </w:tabs>
        <w:rPr>
          <w:color w:val="00ff00"/>
        </w:rPr>
      </w:pPr>
      <w:r w:rsidDel="00000000" w:rsidR="00000000" w:rsidRPr="00000000">
        <w:rPr>
          <w:rtl w:val="0"/>
        </w:rPr>
      </w:r>
    </w:p>
    <w:p w:rsidR="00000000" w:rsidDel="00000000" w:rsidP="00000000" w:rsidRDefault="00000000" w:rsidRPr="00000000" w14:paraId="00000078">
      <w:pPr>
        <w:pStyle w:val="Heading2"/>
        <w:widowControl w:val="0"/>
        <w:tabs>
          <w:tab w:val="left" w:leader="none" w:pos="284"/>
        </w:tabs>
        <w:ind w:left="0" w:firstLine="0"/>
        <w:rPr>
          <w:rFonts w:ascii="Calibri" w:cs="Calibri" w:eastAsia="Calibri" w:hAnsi="Calibri"/>
        </w:rPr>
      </w:pPr>
      <w:bookmarkStart w:colFirst="0" w:colLast="0" w:name="_heading=h.ou1uh1769wd6" w:id="3"/>
      <w:bookmarkEnd w:id="3"/>
      <w:sdt>
        <w:sdtPr>
          <w:tag w:val="goog_rdk_6"/>
        </w:sdtPr>
        <w:sdtContent>
          <w:commentRangeStart w:id="2"/>
        </w:sdtContent>
      </w:sdt>
      <w:sdt>
        <w:sdtPr>
          <w:tag w:val="goog_rdk_7"/>
        </w:sdtPr>
        <w:sdtContent>
          <w:commentRangeStart w:id="3"/>
        </w:sdtContent>
      </w:sdt>
      <w:r w:rsidDel="00000000" w:rsidR="00000000" w:rsidRPr="00000000">
        <w:rPr>
          <w:rFonts w:ascii="Calibri" w:cs="Calibri" w:eastAsia="Calibri" w:hAnsi="Calibri"/>
          <w:rtl w:val="0"/>
        </w:rPr>
        <w:t xml:space="preserve">1.1 WHAT IS THE PRACTICAL CHALLENGE AND TARGET GROUP THAT YOU WILL ADDRESS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9">
      <w:pPr>
        <w:widowControl w:val="0"/>
        <w:tabs>
          <w:tab w:val="left" w:leader="none" w:pos="284"/>
        </w:tabs>
        <w:rPr>
          <w:i w:val="1"/>
        </w:rPr>
      </w:pPr>
      <w:sdt>
        <w:sdtPr>
          <w:tag w:val="goog_rdk_8"/>
        </w:sdtPr>
        <w:sdtContent>
          <w:commentRangeStart w:id="4"/>
        </w:sdtContent>
      </w:sdt>
      <w:sdt>
        <w:sdtPr>
          <w:tag w:val="goog_rdk_9"/>
        </w:sdtPr>
        <w:sdtContent>
          <w:commentRangeStart w:id="5"/>
        </w:sdtContent>
      </w:sdt>
      <w:sdt>
        <w:sdtPr>
          <w:tag w:val="goog_rdk_10"/>
        </w:sdtPr>
        <w:sdtContent>
          <w:commentRangeStart w:id="6"/>
        </w:sdtContent>
      </w:sdt>
      <w:sdt>
        <w:sdtPr>
          <w:tag w:val="goog_rdk_11"/>
        </w:sdtPr>
        <w:sdtContent>
          <w:commentRangeStart w:id="7"/>
        </w:sdtContent>
      </w:sdt>
      <w:r w:rsidDel="00000000" w:rsidR="00000000" w:rsidRPr="00000000">
        <w:rPr>
          <w:i w:val="1"/>
          <w:rtl w:val="0"/>
        </w:rPr>
        <w:t xml:space="preserve">Describe clearly and concisely the problem or need that the CIG is aiming to solve or alleviate, and to whom this is addressed.</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target group is the underserved MSMEs. Besides promoting the Fintech technologies, the proposed solution would provide an accessible tool along with transparency of data analytics for SMEs. Since MSMEs lack the necessary </w:t>
      </w:r>
      <w:r w:rsidDel="00000000" w:rsidR="00000000" w:rsidRPr="00000000">
        <w:rPr>
          <w:color w:val="ff0000"/>
          <w:rtl w:val="0"/>
        </w:rPr>
        <w:t xml:space="preserve">financial,</w:t>
      </w:r>
      <w:r w:rsidDel="00000000" w:rsidR="00000000" w:rsidRPr="00000000">
        <w:rPr>
          <w:color w:val="a64d79"/>
          <w:rtl w:val="0"/>
        </w:rPr>
        <w:t xml:space="preserve"> human and IT resources </w:t>
      </w:r>
      <w:r w:rsidDel="00000000" w:rsidR="00000000" w:rsidRPr="00000000">
        <w:rPr>
          <w:color w:val="ff0000"/>
          <w:rtl w:val="0"/>
        </w:rPr>
        <w:t xml:space="preserve">to develop </w:t>
      </w:r>
      <w:r w:rsidDel="00000000" w:rsidR="00000000" w:rsidRPr="00000000">
        <w:rPr>
          <w:color w:val="a64d79"/>
          <w:rtl w:val="0"/>
        </w:rPr>
        <w:t xml:space="preserve">complex analysis of the market situation, the proposed solution helps to reduce the uncertainty for MSMEs through more information and can assist in making decisions in a more grounded way.</w:t>
      </w:r>
    </w:p>
    <w:p w:rsidR="00000000" w:rsidDel="00000000" w:rsidP="00000000" w:rsidRDefault="00000000" w:rsidRPr="00000000" w14:paraId="0000007B">
      <w:pPr>
        <w:tabs>
          <w:tab w:val="left" w:leader="none" w:pos="284"/>
        </w:tabs>
        <w:rPr>
          <w:color w:val="a64d79"/>
        </w:rPr>
      </w:pPr>
      <w:r w:rsidDel="00000000" w:rsidR="00000000" w:rsidRPr="00000000">
        <w:rPr>
          <w:color w:val="a64d79"/>
          <w:rtl w:val="0"/>
        </w:rPr>
        <w:t xml:space="preserve">Enis: EU policies regarding the transparency requirements of AI algorithms are set in place, yet MSMEs often do not have the bandwidth to evaluate and go through all these requirements. Our solution will provide the missing link between these regulations and the required technical innovation over multiple use cases.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MSMEs need informed decisions in several areas where they need trustworthy and reliable data: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Case study and prototype would concentrate on one of the areas as follows: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Business planning;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Financial solutions for a securities' portfolio;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Price discounts;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 Other economic scenarios.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Technologies for Business analytics: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Machine Learning, Data Science - Deep Learning, Neuron Networks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LLM, NLP</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customized tool for XAI in Finance would acquire the parameters that are apt to explainability and interpretability.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customized tool for XAI in Finance would generate an explanation for the responsible manager to make an informed decision.</w:t>
      </w:r>
    </w:p>
    <w:sdt>
      <w:sdtPr>
        <w:tag w:val="goog_rdk_14"/>
      </w:sdtPr>
      <w:sdtContent>
        <w:p w:rsidR="00000000" w:rsidDel="00000000" w:rsidP="00000000" w:rsidRDefault="00000000" w:rsidRPr="00000000" w14:paraId="00000088">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300" w:lineRule="auto"/>
            <w:ind w:left="720" w:hanging="360"/>
            <w:rPr>
              <w:ins w:author="Liana Stanca" w:id="4" w:date="2024-01-19T09:41:51Z"/>
            </w:rPr>
          </w:pPr>
          <w:sdt>
            <w:sdtPr>
              <w:tag w:val="goog_rdk_13"/>
            </w:sdtPr>
            <w:sdtContent>
              <w:ins w:author="Liana Stanca" w:id="4" w:date="2024-01-19T09:41:51Z">
                <w:r w:rsidDel="00000000" w:rsidR="00000000" w:rsidRPr="00000000">
                  <w:rPr>
                    <w:color w:val="a64d79"/>
                    <w:rtl w:val="0"/>
                  </w:rPr>
                  <w:t xml:space="preserve">C</w:t>
                </w:r>
                <w:r w:rsidDel="00000000" w:rsidR="00000000" w:rsidRPr="00000000">
                  <w:rPr>
                    <w:color w:val="a64d79"/>
                    <w:rtl w:val="0"/>
                  </w:rPr>
                  <w:t xml:space="preserve">oncrete Illustration:</w:t>
                </w:r>
              </w:ins>
            </w:sdtContent>
          </w:sdt>
        </w:p>
      </w:sdtContent>
    </w:sdt>
    <w:sdt>
      <w:sdtPr>
        <w:tag w:val="goog_rdk_16"/>
      </w:sdtPr>
      <w:sdtContent>
        <w:p w:rsidR="00000000" w:rsidDel="00000000" w:rsidP="00000000" w:rsidRDefault="00000000" w:rsidRPr="00000000" w14:paraId="00000089">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1440" w:hanging="360"/>
            <w:rPr>
              <w:ins w:author="Liana Stanca" w:id="4" w:date="2024-01-19T09:41:51Z"/>
              <w:rFonts w:ascii="Times New Roman" w:cs="Times New Roman" w:eastAsia="Times New Roman" w:hAnsi="Times New Roman"/>
            </w:rPr>
          </w:pPr>
          <w:sdt>
            <w:sdtPr>
              <w:tag w:val="goog_rdk_15"/>
            </w:sdtPr>
            <w:sdtContent>
              <w:ins w:author="Liana Stanca" w:id="4" w:date="2024-01-19T09:41:51Z">
                <w:r w:rsidDel="00000000" w:rsidR="00000000" w:rsidRPr="00000000">
                  <w:rPr>
                    <w:color w:val="a64d79"/>
                    <w:rtl w:val="0"/>
                  </w:rPr>
                  <w:t xml:space="preserve">Provide a concrete illustration or case study that vividly depicts a real-world scenario where an MSME faces challenges in decision-making due to limited resources or technical expertise.</w:t>
                </w:r>
              </w:ins>
            </w:sdtContent>
          </w:sdt>
        </w:p>
      </w:sdtContent>
    </w:sdt>
    <w:sdt>
      <w:sdtPr>
        <w:tag w:val="goog_rdk_18"/>
      </w:sdtPr>
      <w:sdtContent>
        <w:p w:rsidR="00000000" w:rsidDel="00000000" w:rsidP="00000000" w:rsidRDefault="00000000" w:rsidRPr="00000000" w14:paraId="0000008A">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720" w:hanging="360"/>
            <w:rPr>
              <w:ins w:author="Liana Stanca" w:id="4" w:date="2024-01-19T09:41:51Z"/>
              <w:rFonts w:ascii="Times New Roman" w:cs="Times New Roman" w:eastAsia="Times New Roman" w:hAnsi="Times New Roman"/>
            </w:rPr>
          </w:pPr>
          <w:sdt>
            <w:sdtPr>
              <w:tag w:val="goog_rdk_17"/>
            </w:sdtPr>
            <w:sdtContent>
              <w:ins w:author="Liana Stanca" w:id="4" w:date="2024-01-19T09:41:51Z">
                <w:r w:rsidDel="00000000" w:rsidR="00000000" w:rsidRPr="00000000">
                  <w:rPr>
                    <w:color w:val="a64d79"/>
                    <w:rtl w:val="0"/>
                  </w:rPr>
                  <w:t xml:space="preserve">User-Centric Approach:</w:t>
                </w:r>
              </w:ins>
            </w:sdtContent>
          </w:sdt>
        </w:p>
      </w:sdtContent>
    </w:sdt>
    <w:sdt>
      <w:sdtPr>
        <w:tag w:val="goog_rdk_20"/>
      </w:sdtPr>
      <w:sdtContent>
        <w:p w:rsidR="00000000" w:rsidDel="00000000" w:rsidP="00000000" w:rsidRDefault="00000000" w:rsidRPr="00000000" w14:paraId="0000008B">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1440" w:hanging="360"/>
            <w:rPr>
              <w:ins w:author="Liana Stanca" w:id="4" w:date="2024-01-19T09:41:51Z"/>
              <w:rFonts w:ascii="Times New Roman" w:cs="Times New Roman" w:eastAsia="Times New Roman" w:hAnsi="Times New Roman"/>
            </w:rPr>
          </w:pPr>
          <w:sdt>
            <w:sdtPr>
              <w:tag w:val="goog_rdk_19"/>
            </w:sdtPr>
            <w:sdtContent>
              <w:ins w:author="Liana Stanca" w:id="4" w:date="2024-01-19T09:41:51Z">
                <w:r w:rsidDel="00000000" w:rsidR="00000000" w:rsidRPr="00000000">
                  <w:rPr>
                    <w:color w:val="a64d79"/>
                    <w:rtl w:val="0"/>
                  </w:rPr>
                  <w:t xml:space="preserve">Emphasize the user-centric design of the solution, explaining how it caters specifically to the unique needs and constraints of MSMEs, making it accessible and practical for them.</w:t>
                </w:r>
              </w:ins>
            </w:sdtContent>
          </w:sdt>
        </w:p>
      </w:sdtContent>
    </w:sdt>
    <w:sdt>
      <w:sdtPr>
        <w:tag w:val="goog_rdk_22"/>
      </w:sdtPr>
      <w:sdtContent>
        <w:p w:rsidR="00000000" w:rsidDel="00000000" w:rsidP="00000000" w:rsidRDefault="00000000" w:rsidRPr="00000000" w14:paraId="0000008C">
          <w:pPr>
            <w:numPr>
              <w:ilvl w:val="0"/>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afterAutospacing="0" w:before="0" w:beforeAutospacing="0" w:lineRule="auto"/>
            <w:ind w:left="720" w:hanging="360"/>
            <w:rPr>
              <w:ins w:author="Liana Stanca" w:id="4" w:date="2024-01-19T09:41:51Z"/>
              <w:rFonts w:ascii="Times New Roman" w:cs="Times New Roman" w:eastAsia="Times New Roman" w:hAnsi="Times New Roman"/>
            </w:rPr>
          </w:pPr>
          <w:sdt>
            <w:sdtPr>
              <w:tag w:val="goog_rdk_21"/>
            </w:sdtPr>
            <w:sdtContent>
              <w:ins w:author="Liana Stanca" w:id="4" w:date="2024-01-19T09:41:51Z">
                <w:r w:rsidDel="00000000" w:rsidR="00000000" w:rsidRPr="00000000">
                  <w:rPr>
                    <w:color w:val="a64d79"/>
                    <w:rtl w:val="0"/>
                  </w:rPr>
                  <w:t xml:space="preserve">Immediate Practical Impact:</w:t>
                </w:r>
              </w:ins>
            </w:sdtContent>
          </w:sdt>
        </w:p>
      </w:sdtContent>
    </w:sdt>
    <w:sdt>
      <w:sdtPr>
        <w:tag w:val="goog_rdk_24"/>
      </w:sdtPr>
      <w:sdtContent>
        <w:p w:rsidR="00000000" w:rsidDel="00000000" w:rsidP="00000000" w:rsidRDefault="00000000" w:rsidRPr="00000000" w14:paraId="0000008D">
          <w:pPr>
            <w:numPr>
              <w:ilvl w:val="1"/>
              <w:numId w:val="15"/>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before="0" w:beforeAutospacing="0" w:lineRule="auto"/>
            <w:ind w:left="1440" w:hanging="360"/>
            <w:rPr>
              <w:ins w:author="Liana Stanca" w:id="4" w:date="2024-01-19T09:41:51Z"/>
              <w:rFonts w:ascii="Times New Roman" w:cs="Times New Roman" w:eastAsia="Times New Roman" w:hAnsi="Times New Roman"/>
            </w:rPr>
          </w:pPr>
          <w:sdt>
            <w:sdtPr>
              <w:tag w:val="goog_rdk_23"/>
            </w:sdtPr>
            <w:sdtContent>
              <w:ins w:author="Liana Stanca" w:id="4" w:date="2024-01-19T09:41:51Z">
                <w:r w:rsidDel="00000000" w:rsidR="00000000" w:rsidRPr="00000000">
                  <w:rPr>
                    <w:color w:val="a64d79"/>
                    <w:rtl w:val="0"/>
                  </w:rPr>
                  <w:t xml:space="preserve">Clearly articulate how the proposed solution will have an immediate and tangible impact on MSMEs, making their decision-making processes more informed, efficient, and aligned with EU policies.</w:t>
                </w:r>
              </w:ins>
            </w:sdtContent>
          </w:sdt>
        </w:p>
      </w:sdtContent>
    </w:sdt>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rtl w:val="0"/>
        </w:rPr>
      </w:r>
    </w:p>
    <w:p w:rsidR="00000000" w:rsidDel="00000000" w:rsidP="00000000" w:rsidRDefault="00000000" w:rsidRPr="00000000" w14:paraId="0000008F">
      <w:pPr>
        <w:pStyle w:val="Heading2"/>
        <w:widowControl w:val="0"/>
        <w:tabs>
          <w:tab w:val="left" w:leader="none" w:pos="284"/>
        </w:tabs>
        <w:ind w:left="698.0000000000001" w:hanging="698"/>
        <w:rPr>
          <w:rFonts w:ascii="Calibri" w:cs="Calibri" w:eastAsia="Calibri" w:hAnsi="Calibri"/>
        </w:rPr>
      </w:pPr>
      <w:bookmarkStart w:colFirst="0" w:colLast="0" w:name="_heading=h.5zt3nvcmuf9p" w:id="4"/>
      <w:bookmarkEnd w:id="4"/>
      <w:sdt>
        <w:sdtPr>
          <w:tag w:val="goog_rdk_25"/>
        </w:sdtPr>
        <w:sdtContent>
          <w:commentRangeStart w:id="8"/>
        </w:sdtContent>
      </w:sdt>
      <w:r w:rsidDel="00000000" w:rsidR="00000000" w:rsidRPr="00000000">
        <w:rPr>
          <w:rFonts w:ascii="Calibri" w:cs="Calibri" w:eastAsia="Calibri" w:hAnsi="Calibri"/>
          <w:rtl w:val="0"/>
        </w:rPr>
        <w:t xml:space="preserve">1.2 WHAT IS YOUR PROPOSED SOLUTION, WHAT WILL BE THE MAIN OUTCOMES OF THE CIG</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0">
      <w:pPr>
        <w:widowControl w:val="0"/>
        <w:tabs>
          <w:tab w:val="left" w:leader="none" w:pos="284"/>
        </w:tabs>
        <w:rPr>
          <w:i w:val="1"/>
        </w:rPr>
      </w:pPr>
      <w:r w:rsidDel="00000000" w:rsidR="00000000" w:rsidRPr="00000000">
        <w:rPr>
          <w:i w:val="1"/>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 prototype for an SaaS solution will be developed that will be accessible in a Cloud Computing environment. The SaaS would provide a customized tool for XAI  on specific domain in Finance and AI algorithms for decision makers in MSMEs. The service  would be accessible in the Web. The service along with machine learning algorithms that offer the opportunity to obtain the embedded parameters that are decisive for producing the results would provide explanation for the human how and why the produced results were inferred by the said algorithms.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Development of state-of-the-art explainable and responsible AI methods with technical innovation that can facilitate integration of multi-modal data sources for financial risk identification and assessment.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Development of a demonstrator system for validation and verification of the proposed explainable AI model.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left"/>
        <w:rPr>
          <w:color w:val="a64d79"/>
        </w:rPr>
      </w:pPr>
      <w:r w:rsidDel="00000000" w:rsidR="00000000" w:rsidRPr="00000000">
        <w:rPr>
          <w:color w:val="a64d79"/>
          <w:rtl w:val="0"/>
        </w:rPr>
        <w:t xml:space="preserve">Peter (maybe too specific?): NVIDIA provided an optimized open source implementation of our XAI workflow to backtest systematic portfolio allocation strategies https://www.pm-research.com/content/iijjfds/3/3/31 in the github https://github.com/NVIDIA/fsi-samples/tree/develop/gQuant/plugins/hrp_plugin . In the CIG project, we could extend this project by synthetic market data. </w:t>
        <w:br w:type="textWrapping"/>
        <w:t xml:space="preserve">In the paper https://www.pm-research.com/content/iijjfds/4/4/110 , we explored Hierarchical Signature-Based GANs to produce synthetic data. The implementation is available here: https://github.com/FernandoDeMeer/Hierarchical-SigCWGAN . </w:t>
        <w:br w:type="textWrapping"/>
        <w:t xml:space="preserve">We could extend this scheme by parametric or non-parametric correlation scenarios (for example: https://www.sciencedirect.com/science/article/pii/S0167268122004061 , https://papers.ssrn.com/sol3/papers.cfm?abstract_id=4056268, https://www.pm-research.com/content/iijjfds/3/2/51 or https://arxiv.org/abs/1910.09504) and to integrate it into the XAI workflow outline above.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00ff00"/>
        </w:rPr>
      </w:pPr>
      <w:r w:rsidDel="00000000" w:rsidR="00000000" w:rsidRPr="00000000">
        <w:rPr>
          <w:rtl w:val="0"/>
        </w:rPr>
      </w:r>
    </w:p>
    <w:p w:rsidR="00000000" w:rsidDel="00000000" w:rsidP="00000000" w:rsidRDefault="00000000" w:rsidRPr="00000000" w14:paraId="00000097">
      <w:pPr>
        <w:pStyle w:val="Heading2"/>
        <w:widowControl w:val="0"/>
        <w:tabs>
          <w:tab w:val="left" w:leader="none" w:pos="284"/>
        </w:tabs>
        <w:ind w:left="698.0000000000001" w:hanging="698"/>
        <w:rPr>
          <w:rFonts w:ascii="Calibri" w:cs="Calibri" w:eastAsia="Calibri" w:hAnsi="Calibri"/>
        </w:rPr>
      </w:pPr>
      <w:bookmarkStart w:colFirst="0" w:colLast="0" w:name="_heading=h.n96dakl800b7" w:id="5"/>
      <w:bookmarkEnd w:id="5"/>
      <w:sdt>
        <w:sdtPr>
          <w:tag w:val="goog_rdk_26"/>
        </w:sdtPr>
        <w:sdtContent>
          <w:commentRangeStart w:id="9"/>
        </w:sdtContent>
      </w:sdt>
      <w:r w:rsidDel="00000000" w:rsidR="00000000" w:rsidRPr="00000000">
        <w:rPr>
          <w:rFonts w:ascii="Calibri" w:cs="Calibri" w:eastAsia="Calibri" w:hAnsi="Calibri"/>
          <w:rtl w:val="0"/>
        </w:rPr>
        <w:t xml:space="preserve">1.3 OBJECTIVES OF THE CIG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8">
      <w:pPr>
        <w:widowControl w:val="0"/>
        <w:tabs>
          <w:tab w:val="left" w:leader="none" w:pos="284"/>
        </w:tabs>
        <w:rPr>
          <w:color w:val="00ff00"/>
        </w:rPr>
      </w:pPr>
      <w:r w:rsidDel="00000000" w:rsidR="00000000" w:rsidRPr="00000000">
        <w:rPr>
          <w:i w:val="1"/>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Customized tool for XAI  on specific domain in Finance and on a specific AI algorithms for decision makers in MSMEs. The solution can be portable through transfer learning.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solution would be in the form of SaaS that could be accessible on the Web.</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proposed customized tool for XAI  on specific domain in Finance and on a specific AI algorithms can be realized through open source or open accessible systems. The viability of the solution will be demonstrated on a specific domain of Finance and a selected machine learning algorithm that is based on neuron network.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rapid development of the IT technology and especially AI and related fields may increase the digital divide in the market for MSMEs. Supporting the underserved MSMEs in Finance and IT technologies is a must to keep up the rivalry and competition.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rapid development yields an opportunity too besides possible dangers, namely, the emerging open source solutions create chances for similar services as the professional and propriety solutions if the reduced efficiency is an acceptable trade-off with a modest usability.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blockchain technology to provide explainability, interpretability, and trustworthiness in AI applications (Data Science, Machine Learning, Natural Language Processing</w:t>
      </w:r>
    </w:p>
    <w:p w:rsidR="00000000" w:rsidDel="00000000" w:rsidP="00000000" w:rsidRDefault="00000000" w:rsidRPr="00000000" w14:paraId="0000009F">
      <w:pPr>
        <w:tabs>
          <w:tab w:val="left" w:leader="none" w:pos="284"/>
        </w:tabs>
        <w:ind w:left="0" w:firstLine="0"/>
        <w:rPr>
          <w:color w:val="f9cb9c"/>
        </w:rPr>
      </w:pPr>
      <w:r w:rsidDel="00000000" w:rsidR="00000000" w:rsidRPr="00000000">
        <w:rPr>
          <w:color w:val="f9cb9c"/>
          <w:rtl w:val="0"/>
        </w:rPr>
        <w:t xml:space="preserve">Anastas :</w:t>
      </w:r>
    </w:p>
    <w:p w:rsidR="00000000" w:rsidDel="00000000" w:rsidP="00000000" w:rsidRDefault="00000000" w:rsidRPr="00000000" w14:paraId="000000A0">
      <w:pPr>
        <w:tabs>
          <w:tab w:val="left" w:leader="none" w:pos="284"/>
        </w:tabs>
        <w:spacing w:after="240" w:before="240" w:lineRule="auto"/>
        <w:rPr>
          <w:color w:val="f9cb9c"/>
        </w:rPr>
      </w:pPr>
      <w:r w:rsidDel="00000000" w:rsidR="00000000" w:rsidRPr="00000000">
        <w:rPr>
          <w:color w:val="f9cb9c"/>
          <w:rtl w:val="0"/>
        </w:rPr>
        <w:t xml:space="preserve">Customized tool for XAI  on specific domain in Finance and AI algorithms for decision makers in MSMEs will be developed;</w:t>
      </w:r>
    </w:p>
    <w:p w:rsidR="00000000" w:rsidDel="00000000" w:rsidP="00000000" w:rsidRDefault="00000000" w:rsidRPr="00000000" w14:paraId="000000A1">
      <w:pPr>
        <w:tabs>
          <w:tab w:val="left" w:leader="none" w:pos="284"/>
        </w:tabs>
        <w:spacing w:after="240" w:before="240" w:lineRule="auto"/>
        <w:rPr>
          <w:color w:val="f9cb9c"/>
        </w:rPr>
      </w:pPr>
      <w:r w:rsidDel="00000000" w:rsidR="00000000" w:rsidRPr="00000000">
        <w:rPr>
          <w:color w:val="f9cb9c"/>
          <w:rtl w:val="0"/>
        </w:rPr>
        <w:t xml:space="preserve">A prototype for an SaaS solution used for XAI above mentioned will be developed that will be accessible in a Cloud Computing environment;</w:t>
      </w:r>
    </w:p>
    <w:p w:rsidR="00000000" w:rsidDel="00000000" w:rsidP="00000000" w:rsidRDefault="00000000" w:rsidRPr="00000000" w14:paraId="000000A2">
      <w:pPr>
        <w:tabs>
          <w:tab w:val="left" w:leader="none" w:pos="284"/>
        </w:tabs>
        <w:spacing w:after="240" w:before="240" w:lineRule="auto"/>
        <w:rPr>
          <w:color w:val="f9cb9c"/>
        </w:rPr>
      </w:pPr>
      <w:r w:rsidDel="00000000" w:rsidR="00000000" w:rsidRPr="00000000">
        <w:rPr>
          <w:color w:val="f9cb9c"/>
          <w:rtl w:val="0"/>
        </w:rPr>
        <w:t xml:space="preserve">XAI tool in Finance in tandem with AI algorithms will support the demands for data analytics of MSME assists the take-up of the Financial Services Technologies including the blockchain and AI approaches;</w:t>
      </w:r>
    </w:p>
    <w:p w:rsidR="00000000" w:rsidDel="00000000" w:rsidP="00000000" w:rsidRDefault="00000000" w:rsidRPr="00000000" w14:paraId="000000A3">
      <w:pPr>
        <w:tabs>
          <w:tab w:val="left" w:leader="none" w:pos="284"/>
        </w:tabs>
        <w:spacing w:after="240" w:before="240" w:lineRule="auto"/>
        <w:rPr>
          <w:color w:val="f9cb9c"/>
        </w:rPr>
      </w:pPr>
      <w:r w:rsidDel="00000000" w:rsidR="00000000" w:rsidRPr="00000000">
        <w:rPr>
          <w:color w:val="f9cb9c"/>
          <w:rtl w:val="0"/>
        </w:rPr>
        <w:t xml:space="preserve">Blockchain technology will be used to provide explainability, interpretability, and trustworthiness in AI applications (Data Science, Machine Learning, Natural Language Processing);</w:t>
      </w:r>
    </w:p>
    <w:p w:rsidR="00000000" w:rsidDel="00000000" w:rsidP="00000000" w:rsidRDefault="00000000" w:rsidRPr="00000000" w14:paraId="000000A4">
      <w:pPr>
        <w:tabs>
          <w:tab w:val="left" w:leader="none" w:pos="284"/>
        </w:tabs>
        <w:spacing w:after="240" w:before="240" w:lineRule="auto"/>
        <w:rPr>
          <w:color w:val="f9cb9c"/>
        </w:rPr>
      </w:pPr>
      <w:r w:rsidDel="00000000" w:rsidR="00000000" w:rsidRPr="00000000">
        <w:rPr>
          <w:color w:val="f9cb9c"/>
          <w:rtl w:val="0"/>
        </w:rPr>
        <w:t xml:space="preserve">The training sets will be developed also that  come from the finance domain that may cover stock exchange data, country statistics, GDPs, even cryptocurrency;</w:t>
      </w:r>
    </w:p>
    <w:p w:rsidR="00000000" w:rsidDel="00000000" w:rsidP="00000000" w:rsidRDefault="00000000" w:rsidRPr="00000000" w14:paraId="000000A5">
      <w:pPr>
        <w:tabs>
          <w:tab w:val="left" w:leader="none" w:pos="284"/>
        </w:tabs>
        <w:spacing w:after="240" w:before="240" w:lineRule="auto"/>
        <w:rPr>
          <w:color w:val="f9cb9c"/>
        </w:rPr>
      </w:pPr>
      <w:r w:rsidDel="00000000" w:rsidR="00000000" w:rsidRPr="00000000">
        <w:rPr>
          <w:color w:val="f9cb9c"/>
          <w:rtl w:val="0"/>
        </w:rPr>
        <w:t xml:space="preserve">All solutions will be developed within the period of 12 months. </w:t>
      </w:r>
    </w:p>
    <w:p w:rsidR="00000000" w:rsidDel="00000000" w:rsidP="00000000" w:rsidRDefault="00000000" w:rsidRPr="00000000" w14:paraId="000000A6">
      <w:pPr>
        <w:tabs>
          <w:tab w:val="left" w:leader="none" w:pos="284"/>
        </w:tabs>
        <w:ind w:left="0" w:firstLine="0"/>
        <w:rPr>
          <w:color w:val="f9cb9c"/>
        </w:rPr>
      </w:pPr>
      <w:r w:rsidDel="00000000" w:rsidR="00000000" w:rsidRPr="00000000">
        <w:rPr>
          <w:rtl w:val="0"/>
        </w:rPr>
      </w:r>
    </w:p>
    <w:p w:rsidR="00000000" w:rsidDel="00000000" w:rsidP="00000000" w:rsidRDefault="00000000" w:rsidRPr="00000000" w14:paraId="000000A7">
      <w:pPr>
        <w:pStyle w:val="Heading2"/>
        <w:widowControl w:val="0"/>
        <w:tabs>
          <w:tab w:val="left" w:leader="none" w:pos="284"/>
        </w:tabs>
        <w:ind w:left="698.0000000000001" w:hanging="698"/>
        <w:rPr>
          <w:rFonts w:ascii="Calibri" w:cs="Calibri" w:eastAsia="Calibri" w:hAnsi="Calibri"/>
        </w:rPr>
      </w:pPr>
      <w:bookmarkStart w:colFirst="0" w:colLast="0" w:name="_heading=h.b9nk39czo190" w:id="6"/>
      <w:bookmarkEnd w:id="6"/>
      <w:sdt>
        <w:sdtPr>
          <w:tag w:val="goog_rdk_27"/>
        </w:sdtPr>
        <w:sdtContent>
          <w:commentRangeStart w:id="10"/>
        </w:sdtContent>
      </w:sdt>
      <w:r w:rsidDel="00000000" w:rsidR="00000000" w:rsidRPr="00000000">
        <w:rPr>
          <w:rFonts w:ascii="Calibri" w:cs="Calibri" w:eastAsia="Calibri" w:hAnsi="Calibri"/>
          <w:rtl w:val="0"/>
        </w:rPr>
        <w:t xml:space="preserve">1.4 WHAT IS INNOVATIVE ABOUT YOUR SOLUTION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8">
      <w:pPr>
        <w:widowControl w:val="0"/>
        <w:tabs>
          <w:tab w:val="left" w:leader="none" w:pos="284"/>
        </w:tabs>
        <w:rPr>
          <w:i w:val="1"/>
        </w:rPr>
      </w:pPr>
      <w:r w:rsidDel="00000000" w:rsidR="00000000" w:rsidRPr="00000000">
        <w:rPr>
          <w:i w:val="1"/>
          <w:rtl w:val="0"/>
        </w:rPr>
        <w:t xml:space="preserve">Describe the novelty of the innovation you aim to achieve and how this advances the state of the art.</w:t>
      </w:r>
    </w:p>
    <w:p w:rsidR="00000000" w:rsidDel="00000000" w:rsidP="00000000" w:rsidRDefault="00000000" w:rsidRPr="00000000" w14:paraId="000000A9">
      <w:pPr>
        <w:widowControl w:val="0"/>
        <w:tabs>
          <w:tab w:val="left" w:leader="none" w:pos="284"/>
        </w:tabs>
        <w:rPr>
          <w:i w:val="1"/>
        </w:rPr>
      </w:pPr>
      <w:r w:rsidDel="00000000" w:rsidR="00000000" w:rsidRPr="00000000">
        <w:rPr>
          <w:i w:val="1"/>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According to the categorization of innovation, the proposed solution can be considered as architectural innovation, i.e.,  the available architectural building blocks and the existing relationships between them formulated in a novel way for a specific niche in the market.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idea of XAI tool in Finance is operationalized to showcase the viability and sensibility of the solution through exploitation of fundamental and applied research on XAI.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The XAI tool in Finance in tandem with AI algorithms that support the demands for data analytics of MSME assist the take-up of the Financial Services Technologies, including the blockchain and AI approaches.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Suela:</w:t>
      </w:r>
    </w:p>
    <w:p w:rsidR="00000000" w:rsidDel="00000000" w:rsidP="00000000" w:rsidRDefault="00000000" w:rsidRPr="00000000" w14:paraId="000000AE">
      <w:pPr>
        <w:tabs>
          <w:tab w:val="left" w:leader="none" w:pos="284"/>
        </w:tabs>
        <w:spacing w:after="240" w:before="240" w:lineRule="auto"/>
        <w:rPr>
          <w:color w:val="a64d79"/>
        </w:rPr>
      </w:pPr>
      <w:r w:rsidDel="00000000" w:rsidR="00000000" w:rsidRPr="00000000">
        <w:rPr>
          <w:color w:val="a64d79"/>
          <w:rtl w:val="0"/>
        </w:rPr>
        <w:t xml:space="preserve">The XAI tool is specifically designed to address a gap in the current market offerings. Unlike existing solutions that primarily cater to larger entities, our product is tailored for MSMEs, a sector that significantly benefits from but is often overlooked by advanced AI solutions.</w:t>
      </w:r>
    </w:p>
    <w:p w:rsidR="00000000" w:rsidDel="00000000" w:rsidP="00000000" w:rsidRDefault="00000000" w:rsidRPr="00000000" w14:paraId="000000AF">
      <w:pPr>
        <w:tabs>
          <w:tab w:val="left" w:leader="none" w:pos="284"/>
        </w:tabs>
        <w:spacing w:after="240" w:before="240" w:lineRule="auto"/>
        <w:rPr>
          <w:color w:val="a64d79"/>
        </w:rPr>
      </w:pPr>
      <w:r w:rsidDel="00000000" w:rsidR="00000000" w:rsidRPr="00000000">
        <w:rPr>
          <w:color w:val="a64d79"/>
          <w:rtl w:val="0"/>
        </w:rPr>
        <w:t xml:space="preserve">By blending insights from various fields - finance, artificial intelligence, and data science - our solution exemplifies an interdisciplinary approach. This fusion is not just innovative but essential in addressing the complex and evolving needs of today’s financial sector.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200" w:before="0" w:line="240" w:lineRule="auto"/>
        <w:ind w:left="0" w:right="0" w:firstLine="0"/>
        <w:jc w:val="both"/>
        <w:rPr>
          <w:color w:val="a64d79"/>
        </w:rPr>
      </w:pPr>
      <w:r w:rsidDel="00000000" w:rsidR="00000000" w:rsidRPr="00000000">
        <w:rPr>
          <w:color w:val="a64d79"/>
          <w:rtl w:val="0"/>
        </w:rPr>
        <w:t xml:space="preserve">In an era where ethical AI is paramount, this solution incorporates advanced features for bias detection and mitigation, ensuring that all AI-driven decisions are fair, transparent, and accountable.</w:t>
      </w:r>
    </w:p>
    <w:p w:rsidR="00000000" w:rsidDel="00000000" w:rsidP="00000000" w:rsidRDefault="00000000" w:rsidRPr="00000000" w14:paraId="000000B1">
      <w:pPr>
        <w:tabs>
          <w:tab w:val="left" w:leader="none" w:pos="284"/>
        </w:tabs>
        <w:ind w:left="720" w:firstLine="0"/>
        <w:rPr>
          <w:color w:val="00ff00"/>
        </w:rPr>
      </w:pPr>
      <w:r w:rsidDel="00000000" w:rsidR="00000000" w:rsidRPr="00000000">
        <w:rPr>
          <w:rtl w:val="0"/>
        </w:rPr>
      </w:r>
    </w:p>
    <w:p w:rsidR="00000000" w:rsidDel="00000000" w:rsidP="00000000" w:rsidRDefault="00000000" w:rsidRPr="00000000" w14:paraId="000000B2">
      <w:pPr>
        <w:numPr>
          <w:ilvl w:val="0"/>
          <w:numId w:val="7"/>
        </w:numPr>
        <w:tabs>
          <w:tab w:val="left" w:leader="none" w:pos="284"/>
        </w:tabs>
        <w:ind w:left="720" w:hanging="360"/>
        <w:rPr>
          <w:color w:val="38761d"/>
        </w:rPr>
      </w:pPr>
      <w:r w:rsidDel="00000000" w:rsidR="00000000" w:rsidRPr="00000000">
        <w:rPr>
          <w:color w:val="38761d"/>
          <w:rtl w:val="0"/>
        </w:rPr>
        <w:t xml:space="preserve">Visualisation. The users will have possibility to track the decision-making process visually. While explainable artificial intelligence methods provide a lot of technical information the tool kit will refine outputs and focus on reasons why a particular decision was made. On the other hand, it will combine LIME, SHAPLEY and other XAI techniques to boost accuracy of classification and credit </w:t>
      </w:r>
      <w:sdt>
        <w:sdtPr>
          <w:tag w:val="goog_rdk_28"/>
        </w:sdtPr>
        <w:sdtContent>
          <w:commentRangeStart w:id="11"/>
        </w:sdtContent>
      </w:sdt>
      <w:r w:rsidDel="00000000" w:rsidR="00000000" w:rsidRPr="00000000">
        <w:rPr>
          <w:color w:val="38761d"/>
          <w:rtl w:val="0"/>
        </w:rPr>
        <w:t xml:space="preserve">scoring</w:t>
      </w:r>
      <w:commentRangeEnd w:id="11"/>
      <w:r w:rsidDel="00000000" w:rsidR="00000000" w:rsidRPr="00000000">
        <w:commentReference w:id="11"/>
      </w:r>
      <w:r w:rsidDel="00000000" w:rsidR="00000000" w:rsidRPr="00000000">
        <w:rPr>
          <w:color w:val="38761d"/>
          <w:rtl w:val="0"/>
        </w:rPr>
        <w:t xml:space="preserve">.</w:t>
      </w:r>
      <w:r w:rsidDel="00000000" w:rsidR="00000000" w:rsidRPr="00000000">
        <w:rPr>
          <w:rtl w:val="0"/>
        </w:rPr>
      </w:r>
    </w:p>
    <w:p w:rsidR="00000000" w:rsidDel="00000000" w:rsidP="00000000" w:rsidRDefault="00000000" w:rsidRPr="00000000" w14:paraId="000000B3">
      <w:pPr>
        <w:pStyle w:val="Heading1"/>
        <w:widowControl w:val="0"/>
        <w:tabs>
          <w:tab w:val="left" w:leader="none" w:pos="284"/>
        </w:tabs>
        <w:rPr>
          <w:rFonts w:ascii="Calibri" w:cs="Calibri" w:eastAsia="Calibri" w:hAnsi="Calibri"/>
        </w:rPr>
      </w:pPr>
      <w:bookmarkStart w:colFirst="0" w:colLast="0" w:name="_heading=h.hjrsd7bolfc9" w:id="7"/>
      <w:bookmarkEnd w:id="7"/>
      <w:r w:rsidDel="00000000" w:rsidR="00000000" w:rsidRPr="00000000">
        <w:rPr>
          <w:rFonts w:ascii="Calibri" w:cs="Calibri" w:eastAsia="Calibri" w:hAnsi="Calibri"/>
          <w:rtl w:val="0"/>
        </w:rPr>
        <w:t xml:space="preserve">p</w:t>
      </w:r>
      <w:r w:rsidDel="00000000" w:rsidR="00000000" w:rsidRPr="00000000">
        <w:rPr>
          <w:rtl w:val="0"/>
        </w:rPr>
      </w:r>
    </w:p>
    <w:p w:rsidR="00000000" w:rsidDel="00000000" w:rsidP="00000000" w:rsidRDefault="00000000" w:rsidRPr="00000000" w14:paraId="000000B4">
      <w:pPr>
        <w:pStyle w:val="Heading1"/>
        <w:widowControl w:val="0"/>
        <w:tabs>
          <w:tab w:val="left" w:leader="none" w:pos="284"/>
        </w:tabs>
        <w:ind w:left="0" w:firstLine="0"/>
        <w:rPr>
          <w:rFonts w:ascii="Calibri" w:cs="Calibri" w:eastAsia="Calibri" w:hAnsi="Calibri"/>
        </w:rPr>
      </w:pPr>
      <w:bookmarkStart w:colFirst="0" w:colLast="0" w:name="_heading=h.oswuxx4pw8dp" w:id="8"/>
      <w:bookmarkEnd w:id="8"/>
      <w:sdt>
        <w:sdtPr>
          <w:tag w:val="goog_rdk_29"/>
        </w:sdtPr>
        <w:sdtContent>
          <w:commentRangeStart w:id="12"/>
        </w:sdtContent>
      </w:sdt>
      <w:r w:rsidDel="00000000" w:rsidR="00000000" w:rsidRPr="00000000">
        <w:rPr>
          <w:rFonts w:ascii="Calibri" w:cs="Calibri" w:eastAsia="Calibri" w:hAnsi="Calibri"/>
          <w:rtl w:val="0"/>
        </w:rPr>
        <w:t xml:space="preserve">2. EXPECTED IMPACT (RECOMMENDED 2 PAGES)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5">
      <w:pPr>
        <w:widowControl w:val="0"/>
        <w:tabs>
          <w:tab w:val="left" w:leader="none" w:pos="284"/>
        </w:tabs>
        <w:rPr>
          <w:i w:val="1"/>
        </w:rPr>
      </w:pPr>
      <w:r w:rsidDel="00000000" w:rsidR="00000000" w:rsidRPr="00000000">
        <w:rPr>
          <w:i w:val="1"/>
          <w:rtl w:val="0"/>
        </w:rPr>
        <w:t xml:space="preserve">This section will be used by the CIG Committee to evaluate the Expected Impact.. </w:t>
      </w:r>
    </w:p>
    <w:p w:rsidR="00000000" w:rsidDel="00000000" w:rsidP="00000000" w:rsidRDefault="00000000" w:rsidRPr="00000000" w14:paraId="000000B6">
      <w:pPr>
        <w:pStyle w:val="Heading2"/>
        <w:widowControl w:val="0"/>
        <w:tabs>
          <w:tab w:val="left" w:leader="none" w:pos="284"/>
        </w:tabs>
        <w:ind w:left="698.0000000000001" w:hanging="698"/>
        <w:rPr>
          <w:rFonts w:ascii="Calibri" w:cs="Calibri" w:eastAsia="Calibri" w:hAnsi="Calibri"/>
        </w:rPr>
      </w:pPr>
      <w:bookmarkStart w:colFirst="0" w:colLast="0" w:name="_heading=h.jn4fld5v68ur" w:id="9"/>
      <w:bookmarkEnd w:id="9"/>
      <w:r w:rsidDel="00000000" w:rsidR="00000000" w:rsidRPr="00000000">
        <w:rPr>
          <w:rFonts w:ascii="Calibri" w:cs="Calibri" w:eastAsia="Calibri" w:hAnsi="Calibri"/>
          <w:rtl w:val="0"/>
        </w:rPr>
        <w:t xml:space="preserve">2.1 DESCRIBE WHO AND/ OR WHAT WILL BENEFIT, HOW, WHEN AND TO WHICH EXTENT</w:t>
      </w:r>
    </w:p>
    <w:p w:rsidR="00000000" w:rsidDel="00000000" w:rsidP="00000000" w:rsidRDefault="00000000" w:rsidRPr="00000000" w14:paraId="000000B7">
      <w:pPr>
        <w:widowControl w:val="0"/>
        <w:tabs>
          <w:tab w:val="left" w:leader="none" w:pos="284"/>
        </w:tabs>
        <w:rPr>
          <w:i w:val="1"/>
        </w:rPr>
      </w:pPr>
      <w:r w:rsidDel="00000000" w:rsidR="00000000" w:rsidRPr="00000000">
        <w:rPr>
          <w:i w:val="1"/>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B8">
      <w:pPr>
        <w:widowControl w:val="0"/>
        <w:tabs>
          <w:tab w:val="left" w:leader="none" w:pos="284"/>
        </w:tabs>
        <w:rPr>
          <w:i w:val="1"/>
        </w:rPr>
      </w:pPr>
      <w:r w:rsidDel="00000000" w:rsidR="00000000" w:rsidRPr="00000000">
        <w:rPr>
          <w:i w:val="1"/>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B9">
      <w:pPr>
        <w:widowControl w:val="0"/>
        <w:tabs>
          <w:tab w:val="left" w:leader="none" w:pos="284"/>
        </w:tabs>
        <w:rPr>
          <w:color w:val="38761d"/>
        </w:rPr>
      </w:pPr>
      <w:r w:rsidDel="00000000" w:rsidR="00000000" w:rsidRPr="00000000">
        <w:rPr>
          <w:color w:val="38761d"/>
          <w:rtl w:val="0"/>
        </w:rPr>
        <w:t xml:space="preserve">Audrius: Let’s write here some ideas and meet if necessary ~13:00 CET via zoom. I’ll add zoom link later.</w:t>
      </w:r>
    </w:p>
    <w:p w:rsidR="00000000" w:rsidDel="00000000" w:rsidP="00000000" w:rsidRDefault="00000000" w:rsidRPr="00000000" w14:paraId="000000BA">
      <w:pPr>
        <w:widowControl w:val="0"/>
        <w:tabs>
          <w:tab w:val="left" w:leader="none" w:pos="284"/>
        </w:tabs>
        <w:rPr>
          <w:color w:val="38761d"/>
        </w:rPr>
      </w:pPr>
      <w:r w:rsidDel="00000000" w:rsidR="00000000" w:rsidRPr="00000000">
        <w:rPr>
          <w:color w:val="38761d"/>
          <w:rtl w:val="0"/>
        </w:rPr>
        <w:t xml:space="preserve">let's focus on these target groups (paragraph for each):</w:t>
      </w:r>
    </w:p>
    <w:p w:rsidR="00000000" w:rsidDel="00000000" w:rsidP="00000000" w:rsidRDefault="00000000" w:rsidRPr="00000000" w14:paraId="000000BB">
      <w:pPr>
        <w:widowControl w:val="0"/>
        <w:numPr>
          <w:ilvl w:val="0"/>
          <w:numId w:val="3"/>
        </w:numPr>
        <w:tabs>
          <w:tab w:val="left" w:leader="none" w:pos="284"/>
        </w:tabs>
        <w:spacing w:after="0" w:afterAutospacing="0"/>
        <w:ind w:left="720" w:hanging="360"/>
        <w:rPr>
          <w:color w:val="38761d"/>
        </w:rPr>
      </w:pPr>
      <w:sdt>
        <w:sdtPr>
          <w:tag w:val="goog_rdk_30"/>
        </w:sdtPr>
        <w:sdtContent>
          <w:commentRangeStart w:id="13"/>
        </w:sdtContent>
      </w:sdt>
      <w:r w:rsidDel="00000000" w:rsidR="00000000" w:rsidRPr="00000000">
        <w:rPr>
          <w:color w:val="38761d"/>
          <w:rtl w:val="0"/>
        </w:rPr>
        <w:t xml:space="preserve">FinTech (banking, credit and insurance) industry</w:t>
      </w:r>
    </w:p>
    <w:p w:rsidR="00000000" w:rsidDel="00000000" w:rsidP="00000000" w:rsidRDefault="00000000" w:rsidRPr="00000000" w14:paraId="000000BC">
      <w:pPr>
        <w:widowControl w:val="0"/>
        <w:numPr>
          <w:ilvl w:val="0"/>
          <w:numId w:val="3"/>
        </w:numPr>
        <w:tabs>
          <w:tab w:val="left" w:leader="none" w:pos="284"/>
        </w:tabs>
        <w:spacing w:after="0" w:afterAutospacing="0"/>
        <w:ind w:left="720" w:hanging="360"/>
        <w:rPr>
          <w:color w:val="38761d"/>
        </w:rPr>
      </w:pPr>
      <w:r w:rsidDel="00000000" w:rsidR="00000000" w:rsidRPr="00000000">
        <w:rPr>
          <w:color w:val="38761d"/>
          <w:rtl w:val="0"/>
        </w:rPr>
        <w:t xml:space="preserve">public institutions, market regulators and supervisors</w:t>
      </w:r>
    </w:p>
    <w:p w:rsidR="00000000" w:rsidDel="00000000" w:rsidP="00000000" w:rsidRDefault="00000000" w:rsidRPr="00000000" w14:paraId="000000BD">
      <w:pPr>
        <w:widowControl w:val="0"/>
        <w:numPr>
          <w:ilvl w:val="0"/>
          <w:numId w:val="3"/>
        </w:numPr>
        <w:tabs>
          <w:tab w:val="left" w:leader="none" w:pos="284"/>
        </w:tabs>
        <w:spacing w:after="0" w:afterAutospacing="0"/>
        <w:ind w:left="720" w:hanging="360"/>
        <w:rPr>
          <w:color w:val="38761d"/>
        </w:rPr>
      </w:pPr>
      <w:r w:rsidDel="00000000" w:rsidR="00000000" w:rsidRPr="00000000">
        <w:rPr>
          <w:color w:val="38761d"/>
          <w:rtl w:val="0"/>
        </w:rPr>
        <w:t xml:space="preserve">academia</w:t>
      </w:r>
    </w:p>
    <w:p w:rsidR="00000000" w:rsidDel="00000000" w:rsidP="00000000" w:rsidRDefault="00000000" w:rsidRPr="00000000" w14:paraId="000000BE">
      <w:pPr>
        <w:widowControl w:val="0"/>
        <w:numPr>
          <w:ilvl w:val="0"/>
          <w:numId w:val="3"/>
        </w:numPr>
        <w:tabs>
          <w:tab w:val="left" w:leader="none" w:pos="284"/>
        </w:tabs>
        <w:ind w:left="720" w:hanging="360"/>
        <w:rPr>
          <w:color w:val="38761d"/>
        </w:rPr>
      </w:pPr>
      <w:r w:rsidDel="00000000" w:rsidR="00000000" w:rsidRPr="00000000">
        <w:rPr>
          <w:color w:val="38761d"/>
          <w:rtl w:val="0"/>
        </w:rPr>
        <w:t xml:space="preserve">private users?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F">
      <w:pPr>
        <w:widowControl w:val="0"/>
        <w:tabs>
          <w:tab w:val="left" w:leader="none" w:pos="284"/>
        </w:tabs>
        <w:ind w:left="0" w:firstLine="0"/>
        <w:rPr>
          <w:color w:val="38761d"/>
        </w:rPr>
      </w:pPr>
      <w:r w:rsidDel="00000000" w:rsidR="00000000" w:rsidRPr="00000000">
        <w:rPr>
          <w:color w:val="38761d"/>
          <w:rtl w:val="0"/>
        </w:rPr>
        <w:t xml:space="preserve">Every group will benefit in different aspects however the main benefit for EU society is possibility to use artificial intelligence in financial decision-making at the same time solving ethical and transparency issues raised by the European Parliament in act</w:t>
      </w:r>
      <w:r w:rsidDel="00000000" w:rsidR="00000000" w:rsidRPr="00000000">
        <w:rPr>
          <w:color w:val="cc0000"/>
          <w:rtl w:val="0"/>
        </w:rPr>
        <w:t xml:space="preserve"> (name of Act)</w:t>
      </w:r>
      <w:r w:rsidDel="00000000" w:rsidR="00000000" w:rsidRPr="00000000">
        <w:rPr>
          <w:color w:val="38761d"/>
          <w:rtl w:val="0"/>
        </w:rPr>
        <w:t xml:space="preserve">, national governments and regulatory bodies.</w:t>
      </w:r>
    </w:p>
    <w:p w:rsidR="00000000" w:rsidDel="00000000" w:rsidP="00000000" w:rsidRDefault="00000000" w:rsidRPr="00000000" w14:paraId="000000C0">
      <w:pPr>
        <w:widowControl w:val="0"/>
        <w:tabs>
          <w:tab w:val="left" w:leader="none" w:pos="284"/>
        </w:tabs>
        <w:ind w:left="0" w:firstLine="0"/>
        <w:rPr>
          <w:color w:val="38761d"/>
        </w:rPr>
      </w:pPr>
      <w:r w:rsidDel="00000000" w:rsidR="00000000" w:rsidRPr="00000000">
        <w:rPr>
          <w:color w:val="38761d"/>
          <w:rtl w:val="0"/>
        </w:rPr>
        <w:t xml:space="preserve">FinTech companies will have tools for transparent credit scoring, evaluation and compliance reporting, while public institutions will have the possibility to set country-linked standards with EU regulations on AI. On the other hand, academia will have teaching tool on explainable artificial intelligence (or machine learning?)</w:t>
      </w:r>
    </w:p>
    <w:p w:rsidR="00000000" w:rsidDel="00000000" w:rsidP="00000000" w:rsidRDefault="00000000" w:rsidRPr="00000000" w14:paraId="000000C1">
      <w:pPr>
        <w:widowControl w:val="0"/>
        <w:tabs>
          <w:tab w:val="left" w:leader="none" w:pos="284"/>
        </w:tabs>
        <w:rPr>
          <w:color w:val="990000"/>
        </w:rPr>
      </w:pPr>
      <w:r w:rsidDel="00000000" w:rsidR="00000000" w:rsidRPr="00000000">
        <w:rPr>
          <w:color w:val="990000"/>
          <w:rtl w:val="0"/>
        </w:rPr>
        <w:t xml:space="preserve">Jamal: In academia, this toolkit will facilitate a deeper understanding of AI concepts, address ethical considerations, encourage critical thinking, and prepare students for the dynamic realm of technology and AI-influenced decision-making.</w:t>
      </w:r>
    </w:p>
    <w:p w:rsidR="00000000" w:rsidDel="00000000" w:rsidP="00000000" w:rsidRDefault="00000000" w:rsidRPr="00000000" w14:paraId="000000C2">
      <w:pPr>
        <w:widowControl w:val="0"/>
        <w:tabs>
          <w:tab w:val="left" w:leader="none" w:pos="284"/>
        </w:tabs>
        <w:rPr>
          <w:color w:val="990000"/>
        </w:rPr>
      </w:pPr>
      <w:r w:rsidDel="00000000" w:rsidR="00000000" w:rsidRPr="00000000">
        <w:rPr>
          <w:color w:val="990000"/>
          <w:rtl w:val="0"/>
        </w:rPr>
        <w:t xml:space="preserve">XAI toolkit can practically support market regulators in ensuring compliance, managing risks, and promoting ethical practices within the financial sector. Examples: regulators can verify the fairness and legality of lending and trading decisions, audit automated trading algorithms to ensure compliance with financial regulations, provide insights into the factors considered by fraud detection methods, identify and rectify biases in robo-advisors, advocate for the adoption of standardised XAI practices. This will contribute to creating a trustworthy ecosystem, fostering confidence among all stakeholders.  </w:t>
      </w:r>
    </w:p>
    <w:p w:rsidR="00000000" w:rsidDel="00000000" w:rsidP="00000000" w:rsidRDefault="00000000" w:rsidRPr="00000000" w14:paraId="000000C3">
      <w:pPr>
        <w:widowControl w:val="0"/>
        <w:tabs>
          <w:tab w:val="left" w:leader="none" w:pos="284"/>
        </w:tabs>
        <w:rPr>
          <w:color w:val="990000"/>
        </w:rPr>
      </w:pPr>
      <w:r w:rsidDel="00000000" w:rsidR="00000000" w:rsidRPr="00000000">
        <w:rPr>
          <w:color w:val="990000"/>
          <w:rtl w:val="0"/>
        </w:rPr>
        <w:t xml:space="preserve">The engagement and trust of private users are foundational to the success and sustainability of the financial sector. This toolkit will be pivotal for private users by offering transparency in credit scoring and investment recommendations, and empower them to understand the intricate decision-making processes.  </w:t>
      </w:r>
    </w:p>
    <w:p w:rsidR="00000000" w:rsidDel="00000000" w:rsidP="00000000" w:rsidRDefault="00000000" w:rsidRPr="00000000" w14:paraId="000000C4">
      <w:pPr>
        <w:widowControl w:val="0"/>
        <w:tabs>
          <w:tab w:val="left" w:leader="none" w:pos="284"/>
        </w:tabs>
        <w:rPr>
          <w:color w:val="4a86e8"/>
        </w:rPr>
      </w:pPr>
      <w:r w:rsidDel="00000000" w:rsidR="00000000" w:rsidRPr="00000000">
        <w:rPr>
          <w:color w:val="4a86e8"/>
          <w:rtl w:val="0"/>
        </w:rPr>
        <w:t xml:space="preserve">Ramona:</w:t>
      </w:r>
    </w:p>
    <w:p w:rsidR="00000000" w:rsidDel="00000000" w:rsidP="00000000" w:rsidRDefault="00000000" w:rsidRPr="00000000" w14:paraId="000000C5">
      <w:pPr>
        <w:widowControl w:val="0"/>
        <w:tabs>
          <w:tab w:val="left" w:leader="none" w:pos="284"/>
        </w:tabs>
        <w:rPr>
          <w:color w:val="4a86e8"/>
        </w:rPr>
      </w:pPr>
      <w:r w:rsidDel="00000000" w:rsidR="00000000" w:rsidRPr="00000000">
        <w:rPr>
          <w:b w:val="1"/>
          <w:color w:val="4a86e8"/>
          <w:rtl w:val="0"/>
        </w:rPr>
        <w:t xml:space="preserve">Policy makers and public bodies</w:t>
      </w:r>
      <w:r w:rsidDel="00000000" w:rsidR="00000000" w:rsidRPr="00000000">
        <w:rPr>
          <w:color w:val="4a86e8"/>
          <w:rtl w:val="0"/>
        </w:rPr>
        <w:t xml:space="preserve">: The XAI will help in achieving compliance with regulations such as the proposed EU regulation for Artificial Intelligence (AI), the AI Act. It will provide clarity on the role of XAI in the context of the AI Act, enabling policy makers and public bodies to ensure that AI systems meet the required standards.</w:t>
      </w:r>
    </w:p>
    <w:p w:rsidR="00000000" w:rsidDel="00000000" w:rsidP="00000000" w:rsidRDefault="00000000" w:rsidRPr="00000000" w14:paraId="000000C6">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Knowledge actors, s</w:t>
      </w:r>
      <w:r w:rsidDel="00000000" w:rsidR="00000000" w:rsidRPr="00000000">
        <w:rPr>
          <w:rFonts w:ascii="Times New Roman" w:cs="Times New Roman" w:eastAsia="Times New Roman" w:hAnsi="Times New Roman"/>
          <w:color w:val="4a86e8"/>
          <w:sz w:val="22"/>
          <w:szCs w:val="22"/>
          <w:rtl w:val="0"/>
        </w:rPr>
        <w:t xml:space="preserve">uch as researchers, developers, and practitioners:The open-source nature of the XAI Tool Kit will facilitate knowledge sharing among researchers, developers, and practitioners, enabling them to collaborate and build upon each other's work. The XAI Tool Kit will provide a platform for the development and implementation of XAI techniques, allowing knowledge actors to explore new methods and advance the field of XAI</w:t>
      </w:r>
    </w:p>
    <w:p w:rsidR="00000000" w:rsidDel="00000000" w:rsidP="00000000" w:rsidRDefault="00000000" w:rsidRPr="00000000" w14:paraId="000000C7">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color w:val="4a86e8"/>
          <w:sz w:val="22"/>
          <w:szCs w:val="22"/>
          <w:rtl w:val="0"/>
        </w:rPr>
        <w:t xml:space="preserve">Associations, </w:t>
      </w:r>
      <w:r w:rsidDel="00000000" w:rsidR="00000000" w:rsidRPr="00000000">
        <w:rPr>
          <w:rFonts w:ascii="Times New Roman" w:cs="Times New Roman" w:eastAsia="Times New Roman" w:hAnsi="Times New Roman"/>
          <w:color w:val="4a86e8"/>
          <w:sz w:val="22"/>
          <w:szCs w:val="22"/>
          <w:rtl w:val="0"/>
        </w:rPr>
        <w:t xml:space="preserve">such as industry groups and professional organizations</w:t>
      </w:r>
      <w:r w:rsidDel="00000000" w:rsidR="00000000" w:rsidRPr="00000000">
        <w:rPr>
          <w:rFonts w:ascii="Times New Roman" w:cs="Times New Roman" w:eastAsia="Times New Roman" w:hAnsi="Times New Roman"/>
          <w:b w:val="1"/>
          <w:color w:val="4a86e8"/>
          <w:sz w:val="22"/>
          <w:szCs w:val="22"/>
          <w:rtl w:val="0"/>
        </w:rPr>
        <w:t xml:space="preserve">: </w:t>
      </w:r>
      <w:r w:rsidDel="00000000" w:rsidR="00000000" w:rsidRPr="00000000">
        <w:rPr>
          <w:rFonts w:ascii="Times New Roman" w:cs="Times New Roman" w:eastAsia="Times New Roman" w:hAnsi="Times New Roman"/>
          <w:color w:val="4a86e8"/>
          <w:sz w:val="22"/>
          <w:szCs w:val="22"/>
          <w:rtl w:val="0"/>
        </w:rPr>
        <w:t xml:space="preserve">The European Standard for XAI will establish accountability guidelines across industries, providing associations with a framework for ensuring that AI systems meet the required standards and regulations. The adoption of XAI will contribute to the development of transparent and trustworthy AI, enabling associations to promote the ethical and responsible use of AI within their respective industries.</w:t>
      </w:r>
    </w:p>
    <w:p w:rsidR="00000000" w:rsidDel="00000000" w:rsidP="00000000" w:rsidRDefault="00000000" w:rsidRPr="00000000" w14:paraId="000000C8">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benefits of these initiatives will be realized as AI systems provide clear and understandable explanations for their actions and decisions, leading to informed decision-making, compliance with regulations, technical advancements, and the promotion of accountability and transparency in the use of AI. These impacts and benefits are both societal and technological, contributing to the responsible and ethical development and use of AI.</w:t>
      </w:r>
    </w:p>
    <w:p w:rsidR="00000000" w:rsidDel="00000000" w:rsidP="00000000" w:rsidRDefault="00000000" w:rsidRPr="00000000" w14:paraId="000000C9">
      <w:pPr>
        <w:widowControl w:val="0"/>
        <w:tabs>
          <w:tab w:val="left" w:leader="none" w:pos="284"/>
        </w:tabs>
        <w:rPr>
          <w:rFonts w:ascii="Times New Roman" w:cs="Times New Roman" w:eastAsia="Times New Roman" w:hAnsi="Times New Roman"/>
          <w:b w:val="1"/>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Audrius: I’ve merged all suggestions and now we have this. </w:t>
      </w:r>
      <w:r w:rsidDel="00000000" w:rsidR="00000000" w:rsidRPr="00000000">
        <w:rPr>
          <w:rFonts w:ascii="Times New Roman" w:cs="Times New Roman" w:eastAsia="Times New Roman" w:hAnsi="Times New Roman"/>
          <w:b w:val="1"/>
          <w:color w:val="38761d"/>
          <w:sz w:val="22"/>
          <w:szCs w:val="22"/>
          <w:rtl w:val="0"/>
        </w:rPr>
        <w:t xml:space="preserve">Version 1.</w:t>
      </w:r>
    </w:p>
    <w:p w:rsidR="00000000" w:rsidDel="00000000" w:rsidP="00000000" w:rsidRDefault="00000000" w:rsidRPr="00000000" w14:paraId="000000CA">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In line with the imperative objectives set by the European Parliament, national governments, and regulatory bodies, our proposed initiative focuses on strategically catering to distinct target groups, each reaping unique benefits.</w:t>
      </w:r>
    </w:p>
    <w:p w:rsidR="00000000" w:rsidDel="00000000" w:rsidP="00000000" w:rsidRDefault="00000000" w:rsidRPr="00000000" w14:paraId="000000CB">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1. FinTech (Banking, Credit, and Insurance) Industry:</w:t>
      </w:r>
    </w:p>
    <w:p w:rsidR="00000000" w:rsidDel="00000000" w:rsidP="00000000" w:rsidRDefault="00000000" w:rsidRPr="00000000" w14:paraId="000000CC">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Our comprehensive XAI Toolkit is poised to provide FinTech companies with indispensable tools for transparent credit scoring, evaluation, and compliance reporting. This strategic implementation aligns seamlessly with the ethical and transparency concerns highlighted in the [Name of Act] and is poised to enhance the financial decision-making processes within the FinTech sector.</w:t>
      </w:r>
    </w:p>
    <w:p w:rsidR="00000000" w:rsidDel="00000000" w:rsidP="00000000" w:rsidRDefault="00000000" w:rsidRPr="00000000" w14:paraId="000000CD">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2. Public Institutions, Market Regulators, and Supervisors:</w:t>
      </w:r>
    </w:p>
    <w:p w:rsidR="00000000" w:rsidDel="00000000" w:rsidP="00000000" w:rsidRDefault="00000000" w:rsidRPr="00000000" w14:paraId="000000CE">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XAI Toolkit is designed to empower public institutions, market regulators, and supervisors to establish and uphold country-linked standards while adhering to EU regulations on AI. It ensures compliance, manages risks, and promotes ethical practices within the financial sector. Notable applications include verification of the legality of lending and trading decisions, auditing of automated trading algorithms, insights into factors considered by fraud detection methods, and identification and rectification of biases in robo-advisors.</w:t>
      </w:r>
    </w:p>
    <w:p w:rsidR="00000000" w:rsidDel="00000000" w:rsidP="00000000" w:rsidRDefault="00000000" w:rsidRPr="00000000" w14:paraId="000000CF">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3. Academia:</w:t>
      </w:r>
    </w:p>
    <w:p w:rsidR="00000000" w:rsidDel="00000000" w:rsidP="00000000" w:rsidRDefault="00000000" w:rsidRPr="00000000" w14:paraId="000000D0">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In academia, this toolkit will facilitate a deeper understanding of AI concepts, address ethical considerations, encourage critical thinking, and prepare students for the dynamic realm of technology and AI-influenced decision-making. </w:t>
      </w:r>
    </w:p>
    <w:p w:rsidR="00000000" w:rsidDel="00000000" w:rsidP="00000000" w:rsidRDefault="00000000" w:rsidRPr="00000000" w14:paraId="000000D1">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4. Private Users:</w:t>
      </w:r>
    </w:p>
    <w:p w:rsidR="00000000" w:rsidDel="00000000" w:rsidP="00000000" w:rsidRDefault="00000000" w:rsidRPr="00000000" w14:paraId="000000D2">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Private users are integral stakeholders in our initiative, and the XAI Toolkit is pivotal in offering transparency in credit scoring and investment recommendations. By empowering private users to comprehend intricate decision-making processes, we aim to foster engagement and trust, which are foundational to the success and sustainability of the financial sector.</w:t>
      </w:r>
    </w:p>
    <w:p w:rsidR="00000000" w:rsidDel="00000000" w:rsidP="00000000" w:rsidRDefault="00000000" w:rsidRPr="00000000" w14:paraId="000000D3">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5. Policy Makers, Public Bodies, Knowledge Actors, and Associations:</w:t>
      </w:r>
    </w:p>
    <w:p w:rsidR="00000000" w:rsidDel="00000000" w:rsidP="00000000" w:rsidRDefault="00000000" w:rsidRPr="00000000" w14:paraId="000000D4">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utility of the XAI Toolkit for policy makers and public bodies, emphasizing its role in achieving compliance with regulations such as the proposed EU regulation for Artificial Intelligence (AI), the AI Act. Knowledge actors, including researchers, developers, and practitioners, will benefit from the open-source nature of the toolkit, facilitating knowledge sharing and collaboration. Associations will find the European Standard for XAI instrumental in establishing accountability guidelines across industries.</w:t>
      </w:r>
    </w:p>
    <w:p w:rsidR="00000000" w:rsidDel="00000000" w:rsidP="00000000" w:rsidRDefault="00000000" w:rsidRPr="00000000" w14:paraId="000000D5">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The cumulative impact of these initiatives is envisioned to be both societal and technological, contributing significantly to the responsible and ethical development and use of AI. By providing clear and understandable explanations for AI actions and decisions, our initiative aims to foster informed decision-making, compliance with regulations, technical advancements, and the promotion of accountability and transparency in the use of AI.</w:t>
      </w:r>
    </w:p>
    <w:p w:rsidR="00000000" w:rsidDel="00000000" w:rsidP="00000000" w:rsidRDefault="00000000" w:rsidRPr="00000000" w14:paraId="000000D6">
      <w:pPr>
        <w:widowControl w:val="0"/>
        <w:tabs>
          <w:tab w:val="left" w:leader="none" w:pos="284"/>
        </w:tabs>
        <w:rPr>
          <w:rFonts w:ascii="Times New Roman" w:cs="Times New Roman" w:eastAsia="Times New Roman" w:hAnsi="Times New Roman"/>
          <w:b w:val="1"/>
          <w:color w:val="38761d"/>
          <w:sz w:val="22"/>
          <w:szCs w:val="22"/>
        </w:rPr>
      </w:pPr>
      <w:r w:rsidDel="00000000" w:rsidR="00000000" w:rsidRPr="00000000">
        <w:rPr>
          <w:rFonts w:ascii="Times New Roman" w:cs="Times New Roman" w:eastAsia="Times New Roman" w:hAnsi="Times New Roman"/>
          <w:b w:val="1"/>
          <w:color w:val="38761d"/>
          <w:sz w:val="22"/>
          <w:szCs w:val="22"/>
          <w:rtl w:val="0"/>
        </w:rPr>
        <w:t xml:space="preserve">version 2: </w:t>
      </w:r>
    </w:p>
    <w:p w:rsidR="00000000" w:rsidDel="00000000" w:rsidP="00000000" w:rsidRDefault="00000000" w:rsidRPr="00000000" w14:paraId="000000D7">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This toolkit aims to provide a range of benefits to various target groups, including:</w:t>
      </w:r>
    </w:p>
    <w:p w:rsidR="00000000" w:rsidDel="00000000" w:rsidP="00000000" w:rsidRDefault="00000000" w:rsidRPr="00000000" w14:paraId="000000D8">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FinTech (banking, credit, and insurance) industry: The toolkit will empower FinTech companies to implement transparent credit scoring, evaluation, and compliance reporting practices. This will enhance trust and transparency in the financial sector, aligning with the principles of the European Parliament's Act and national governments' regulatory frameworks.</w:t>
      </w:r>
    </w:p>
    <w:p w:rsidR="00000000" w:rsidDel="00000000" w:rsidP="00000000" w:rsidRDefault="00000000" w:rsidRPr="00000000" w14:paraId="000000D9">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Public institutions, market regulators, and supervisors: The toolkit will assist public institutions in setting country-linked standards that align with EU regulations on AI. This will foster a consistent and accountable approach to AI governance and ensure that AI systems are used responsibly and ethically.</w:t>
      </w:r>
    </w:p>
    <w:p w:rsidR="00000000" w:rsidDel="00000000" w:rsidP="00000000" w:rsidRDefault="00000000" w:rsidRPr="00000000" w14:paraId="000000DA">
      <w:pPr>
        <w:widowControl w:val="0"/>
        <w:numPr>
          <w:ilvl w:val="0"/>
          <w:numId w:val="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Academia: The toolkit will serve as a valuable educational resource for academia, providing insights into explainable artificial intelligence (XAI) concepts, ethical considerations, and critical thinking skills. This will prepare students for the evolving landscape of technology and AI-driven decision-making.</w:t>
      </w:r>
    </w:p>
    <w:p w:rsidR="00000000" w:rsidDel="00000000" w:rsidP="00000000" w:rsidRDefault="00000000" w:rsidRPr="00000000" w14:paraId="000000DB">
      <w:pPr>
        <w:widowControl w:val="0"/>
        <w:numPr>
          <w:ilvl w:val="0"/>
          <w:numId w:val="2"/>
        </w:numPr>
        <w:tabs>
          <w:tab w:val="left" w:leader="none" w:pos="284"/>
        </w:tabs>
        <w:ind w:left="720" w:hanging="360"/>
        <w:rPr>
          <w:rFonts w:ascii="Times New Roman" w:cs="Times New Roman" w:eastAsia="Times New Roman" w:hAnsi="Times New Roman"/>
          <w:color w:val="38761d"/>
          <w:sz w:val="22"/>
          <w:szCs w:val="22"/>
          <w:u w:val="none"/>
        </w:rPr>
      </w:pPr>
      <w:sdt>
        <w:sdtPr>
          <w:tag w:val="goog_rdk_31"/>
        </w:sdtPr>
        <w:sdtContent>
          <w:commentRangeStart w:id="14"/>
        </w:sdtContent>
      </w:sdt>
      <w:r w:rsidDel="00000000" w:rsidR="00000000" w:rsidRPr="00000000">
        <w:rPr>
          <w:rFonts w:ascii="Times New Roman" w:cs="Times New Roman" w:eastAsia="Times New Roman" w:hAnsi="Times New Roman"/>
          <w:color w:val="38761d"/>
          <w:sz w:val="22"/>
          <w:szCs w:val="22"/>
          <w:rtl w:val="0"/>
        </w:rPr>
        <w:t xml:space="preserve">Private users: The toolkit will empower private users to gain a deeper understanding of AI decision-making processes, particularly in credit scoring and investment recommendations. This will enhance transparency and trust in the financial services sector, fostering informed decision-making among consumers.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C">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Benefits for EU Society</w:t>
      </w:r>
    </w:p>
    <w:p w:rsidR="00000000" w:rsidDel="00000000" w:rsidP="00000000" w:rsidRDefault="00000000" w:rsidRPr="00000000" w14:paraId="000000DD">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By promoting transparency and accountability in AI systems, this toolkit will contribute to a number of societal benefits, including:</w:t>
      </w:r>
    </w:p>
    <w:p w:rsidR="00000000" w:rsidDel="00000000" w:rsidP="00000000" w:rsidRDefault="00000000" w:rsidRPr="00000000" w14:paraId="000000DE">
      <w:pPr>
        <w:widowControl w:val="0"/>
        <w:numPr>
          <w:ilvl w:val="0"/>
          <w:numId w:val="5"/>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Enhanced trust and transparency in the financial sector: The toolkit will facilitate informed decision-making among consumers and businesses, leading to a more trustworthy and transparent financial ecosystem.</w:t>
      </w:r>
    </w:p>
    <w:p w:rsidR="00000000" w:rsidDel="00000000" w:rsidP="00000000" w:rsidRDefault="00000000" w:rsidRPr="00000000" w14:paraId="000000DF">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Compliance with regulations: The toolkit will provide clear guidance and tools for ensuring compliance with AI regulations, such as the proposed EU regulation for Artificial Intelligence (AI), the AI Act.</w:t>
      </w:r>
    </w:p>
    <w:p w:rsidR="00000000" w:rsidDel="00000000" w:rsidP="00000000" w:rsidRDefault="00000000" w:rsidRPr="00000000" w14:paraId="000000E0">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Technical advancements: The open-source nature of the toolkit will facilitate knowledge sharing and collaboration among researchers, developers, and practitioners, leading to the development of innovative XAI techniques.</w:t>
      </w:r>
    </w:p>
    <w:p w:rsidR="00000000" w:rsidDel="00000000" w:rsidP="00000000" w:rsidRDefault="00000000" w:rsidRPr="00000000" w14:paraId="000000E1">
      <w:pPr>
        <w:widowControl w:val="0"/>
        <w:numPr>
          <w:ilvl w:val="0"/>
          <w:numId w:val="12"/>
        </w:numPr>
        <w:tabs>
          <w:tab w:val="left" w:leader="none" w:pos="284"/>
        </w:tabs>
        <w:spacing w:after="0" w:afterAutospacing="0"/>
        <w:ind w:left="720" w:hanging="360"/>
        <w:rPr>
          <w:rFonts w:ascii="Times New Roman" w:cs="Times New Roman" w:eastAsia="Times New Roman" w:hAnsi="Times New Roman"/>
          <w:color w:val="38761d"/>
          <w:sz w:val="22"/>
          <w:szCs w:val="22"/>
          <w:u w:val="none"/>
        </w:rPr>
      </w:pPr>
      <w:r w:rsidDel="00000000" w:rsidR="00000000" w:rsidRPr="00000000">
        <w:rPr>
          <w:rFonts w:ascii="Times New Roman" w:cs="Times New Roman" w:eastAsia="Times New Roman" w:hAnsi="Times New Roman"/>
          <w:color w:val="38761d"/>
          <w:sz w:val="22"/>
          <w:szCs w:val="22"/>
          <w:rtl w:val="0"/>
        </w:rPr>
        <w:t xml:space="preserve">Accountability and transparency in AI: The adoption of XAI will promote a culture of accountability and transparency in the use of AI, ensuring that AI systems are used responsibly and ethically.</w:t>
      </w:r>
    </w:p>
    <w:sdt>
      <w:sdtPr>
        <w:tag w:val="goog_rdk_33"/>
      </w:sdtPr>
      <w:sdtContent>
        <w:p w:rsidR="00000000" w:rsidDel="00000000" w:rsidP="00000000" w:rsidRDefault="00000000" w:rsidRPr="00000000" w14:paraId="000000E2">
          <w:pPr>
            <w:widowControl w:val="0"/>
            <w:numPr>
              <w:ilvl w:val="0"/>
              <w:numId w:val="12"/>
            </w:numPr>
            <w:tabs>
              <w:tab w:val="left" w:leader="none" w:pos="284"/>
            </w:tabs>
            <w:spacing w:after="0" w:afterAutospacing="0"/>
            <w:ind w:left="720" w:hanging="360"/>
            <w:rPr>
              <w:ins w:author="Liana Stanca" w:id="5" w:date="2024-01-19T09:31:37Z"/>
              <w:rFonts w:ascii="Times New Roman" w:cs="Times New Roman" w:eastAsia="Times New Roman" w:hAnsi="Times New Roman"/>
              <w:color w:val="a64d79"/>
              <w:sz w:val="22"/>
              <w:szCs w:val="22"/>
            </w:rPr>
          </w:pPr>
          <w:r w:rsidDel="00000000" w:rsidR="00000000" w:rsidRPr="00000000">
            <w:rPr>
              <w:rFonts w:ascii="Times New Roman" w:cs="Times New Roman" w:eastAsia="Times New Roman" w:hAnsi="Times New Roman"/>
              <w:color w:val="a64d79"/>
              <w:sz w:val="22"/>
              <w:szCs w:val="22"/>
              <w:rtl w:val="0"/>
            </w:rPr>
            <w:t xml:space="preserve">Enis: Fairness: Higher transparency of XAI will also increase awareness of potential biases against underprivileged groups. </w:t>
          </w:r>
          <w:sdt>
            <w:sdtPr>
              <w:tag w:val="goog_rdk_32"/>
            </w:sdtPr>
            <w:sdtContent>
              <w:ins w:author="Liana Stanca" w:id="5" w:date="2024-01-19T09:31:37Z">
                <w:r w:rsidDel="00000000" w:rsidR="00000000" w:rsidRPr="00000000">
                  <w:rPr>
                    <w:rtl w:val="0"/>
                  </w:rPr>
                </w:r>
              </w:ins>
            </w:sdtContent>
          </w:sdt>
        </w:p>
      </w:sdtContent>
    </w:sdt>
    <w:sdt>
      <w:sdtPr>
        <w:tag w:val="goog_rdk_38"/>
      </w:sdtPr>
      <w:sdtContent>
        <w:p w:rsidR="00000000" w:rsidDel="00000000" w:rsidP="00000000" w:rsidRDefault="00000000" w:rsidRPr="00000000" w14:paraId="000000E3">
          <w:pPr>
            <w:widowControl w:val="0"/>
            <w:numPr>
              <w:ilvl w:val="0"/>
              <w:numId w:val="12"/>
            </w:numPr>
            <w:tabs>
              <w:tab w:val="left" w:leader="none" w:pos="284"/>
            </w:tabs>
            <w:ind w:left="720" w:hanging="360"/>
            <w:rPr>
              <w:rFonts w:ascii="Times New Roman" w:cs="Times New Roman" w:eastAsia="Times New Roman" w:hAnsi="Times New Roman"/>
              <w:color w:val="a64d79"/>
              <w:sz w:val="24"/>
              <w:szCs w:val="24"/>
              <w:rPrChange w:author="Liana Stanca" w:id="7" w:date="2024-01-19T09:32:04Z">
                <w:rPr>
                  <w:rFonts w:ascii="Times New Roman" w:cs="Times New Roman" w:eastAsia="Times New Roman" w:hAnsi="Times New Roman"/>
                  <w:color w:val="a64d79"/>
                  <w:sz w:val="22"/>
                  <w:szCs w:val="22"/>
                </w:rPr>
              </w:rPrChange>
            </w:rPr>
            <w:pPrChange w:author="Liana Stanca" w:id="0" w:date="2024-01-19T09:32:04Z">
              <w:pPr>
                <w:widowControl w:val="0"/>
                <w:numPr>
                  <w:ilvl w:val="0"/>
                  <w:numId w:val="12"/>
                </w:numPr>
                <w:tabs>
                  <w:tab w:val="left" w:leader="none" w:pos="284"/>
                </w:tabs>
                <w:ind w:left="720" w:hanging="360"/>
              </w:pPr>
            </w:pPrChange>
          </w:pPr>
          <w:sdt>
            <w:sdtPr>
              <w:tag w:val="goog_rdk_34"/>
            </w:sdtPr>
            <w:sdtContent>
              <w:ins w:author="Liana Stanca" w:id="5" w:date="2024-01-19T09:31:37Z"/>
              <w:sdt>
                <w:sdtPr>
                  <w:tag w:val="goog_rdk_35"/>
                </w:sdtPr>
                <w:sdtContent>
                  <w:ins w:author="Liana Stanca" w:id="5" w:date="2024-01-19T09:31:37Z">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Fairness and Bias Mitigation:</w:t>
                    </w:r>
                  </w:ins>
                </w:sdtContent>
              </w:sdt>
              <w:ins w:author="Liana Stanca" w:id="5" w:date="2024-01-19T09:31:37Z">
                <w:sdt>
                  <w:sdtPr>
                    <w:tag w:val="goog_rdk_36"/>
                  </w:sdtPr>
                  <w:sdtContent>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 Higher transparency facilitated by XAI contributes to increased awareness of potential biases, particularly benefiting underprivileged groups and reinforcing a commitment to fairness in AI applications.</w:t>
                    </w:r>
                  </w:sdtContent>
                </w:sdt>
              </w:ins>
            </w:sdtContent>
          </w:sdt>
          <w:sdt>
            <w:sdtPr>
              <w:tag w:val="goog_rdk_37"/>
            </w:sdtPr>
            <w:sdtContent>
              <w:r w:rsidDel="00000000" w:rsidR="00000000" w:rsidRPr="00000000">
                <w:rPr>
                  <w:rFonts w:ascii="Times New Roman" w:cs="Times New Roman" w:eastAsia="Times New Roman" w:hAnsi="Times New Roman"/>
                  <w:color w:val="a64d79"/>
                  <w:sz w:val="22"/>
                  <w:szCs w:val="22"/>
                  <w:rtl w:val="0"/>
                  <w:rPrChange w:author="Liana Stanca" w:id="6" w:date="2024-01-19T09:32:01Z">
                    <w:rPr>
                      <w:rFonts w:ascii="Times New Roman" w:cs="Times New Roman" w:eastAsia="Times New Roman" w:hAnsi="Times New Roman"/>
                      <w:color w:val="a64d79"/>
                      <w:sz w:val="22"/>
                      <w:szCs w:val="22"/>
                    </w:rPr>
                  </w:rPrChange>
                </w:rPr>
                <w:t xml:space="preserve"> </w:t>
              </w:r>
            </w:sdtContent>
          </w:sdt>
        </w:p>
      </w:sdtContent>
    </w:sdt>
    <w:sdt>
      <w:sdtPr>
        <w:tag w:val="goog_rdk_42"/>
      </w:sdtPr>
      <w:sdtContent>
        <w:p w:rsidR="00000000" w:rsidDel="00000000" w:rsidP="00000000" w:rsidRDefault="00000000" w:rsidRPr="00000000" w14:paraId="000000E4">
          <w:pPr>
            <w:widowControl w:val="0"/>
            <w:tabs>
              <w:tab w:val="left" w:leader="none" w:pos="284"/>
            </w:tabs>
            <w:rPr>
              <w:rFonts w:ascii="Times New Roman" w:cs="Times New Roman" w:eastAsia="Times New Roman" w:hAnsi="Times New Roman"/>
              <w:color w:val="38761d"/>
              <w:sz w:val="24"/>
              <w:szCs w:val="24"/>
              <w:rPrChange w:author="Liana Stanca" w:id="8" w:date="2024-01-19T09:29:07Z">
                <w:rPr>
                  <w:rFonts w:ascii="Times New Roman" w:cs="Times New Roman" w:eastAsia="Times New Roman" w:hAnsi="Times New Roman"/>
                  <w:color w:val="38761d"/>
                  <w:sz w:val="22"/>
                  <w:szCs w:val="22"/>
                </w:rPr>
              </w:rPrChange>
            </w:rPr>
          </w:pPr>
          <w:r w:rsidDel="00000000" w:rsidR="00000000" w:rsidRPr="00000000">
            <w:rPr>
              <w:rFonts w:ascii="Times New Roman" w:cs="Times New Roman" w:eastAsia="Times New Roman" w:hAnsi="Times New Roman"/>
              <w:color w:val="38761d"/>
              <w:sz w:val="22"/>
              <w:szCs w:val="22"/>
              <w:rtl w:val="0"/>
            </w:rPr>
            <w:t xml:space="preserve">These initiatives will collectively contribute to the responsible and ethical development and use of AI in the EU, fostering a more equitable and trustworthy digital society</w:t>
          </w:r>
          <w:sdt>
            <w:sdtPr>
              <w:tag w:val="goog_rdk_39"/>
            </w:sdtPr>
            <w:sdtContent>
              <w:r w:rsidDel="00000000" w:rsidR="00000000" w:rsidRPr="00000000">
                <w:rPr>
                  <w:rFonts w:ascii="Times New Roman" w:cs="Times New Roman" w:eastAsia="Times New Roman" w:hAnsi="Times New Roman"/>
                  <w:color w:val="38761d"/>
                  <w:sz w:val="24"/>
                  <w:szCs w:val="24"/>
                  <w:rtl w:val="0"/>
                  <w:rPrChange w:author="Liana Stanca" w:id="8" w:date="2024-01-19T09:29:07Z">
                    <w:rPr>
                      <w:rFonts w:ascii="Times New Roman" w:cs="Times New Roman" w:eastAsia="Times New Roman" w:hAnsi="Times New Roman"/>
                      <w:color w:val="38761d"/>
                      <w:sz w:val="22"/>
                      <w:szCs w:val="22"/>
                    </w:rPr>
                  </w:rPrChange>
                </w:rPr>
                <w:t xml:space="preserve">.</w:t>
              </w:r>
            </w:sdtContent>
          </w:sdt>
          <w:sdt>
            <w:sdtPr>
              <w:tag w:val="goog_rdk_40"/>
            </w:sdtPr>
            <w:sdtContent>
              <w:r w:rsidDel="00000000" w:rsidR="00000000" w:rsidRPr="00000000">
                <w:rPr>
                  <w:rFonts w:ascii="Times New Roman" w:cs="Times New Roman" w:eastAsia="Times New Roman" w:hAnsi="Times New Roman"/>
                  <w:color w:val="374151"/>
                  <w:sz w:val="24"/>
                  <w:szCs w:val="24"/>
                  <w:rtl w:val="0"/>
                  <w:rPrChange w:author="Liana Stanca" w:id="8" w:date="2024-01-19T09:29:07Z">
                    <w:rPr>
                      <w:rFonts w:ascii="Times New Roman" w:cs="Times New Roman" w:eastAsia="Times New Roman" w:hAnsi="Times New Roman"/>
                      <w:color w:val="374151"/>
                      <w:sz w:val="24"/>
                      <w:szCs w:val="24"/>
                    </w:rPr>
                  </w:rPrChange>
                </w:rPr>
                <w:t xml:space="preserve">Our initiative, while primarily focused on European-wide benefits, holds specific advantages for Romania. By fostering the adoption of explainable artificial intelligence (XAI) practices, we aim to contribute to the ethical deployment of AI technologies within the Romanian context. This extends to various sectors, including finance, where transparent credit scoring and compliance reporting facilitated by the XAI Toolkit can enhance trust in the financial system. Moreover, academia in Romania stands to gain valuable educational resources, fostering a deeper understanding of AI concepts and preparing students for the evolving landscape of technology and AI-driven decision-making. As we promote transparency, accountability, and technical advancements, we envision Romania actively participating in the responsible and ethical development and use of AI, contributing to a more trustworthy digital society.</w:t>
              </w:r>
            </w:sdtContent>
          </w:sdt>
          <w:sdt>
            <w:sdtPr>
              <w:tag w:val="goog_rdk_41"/>
            </w:sdtPr>
            <w:sdtContent>
              <w:r w:rsidDel="00000000" w:rsidR="00000000" w:rsidRPr="00000000">
                <w:rPr>
                  <w:rtl w:val="0"/>
                </w:rPr>
              </w:r>
            </w:sdtContent>
          </w:sdt>
        </w:p>
      </w:sdtContent>
    </w:sdt>
    <w:p w:rsidR="00000000" w:rsidDel="00000000" w:rsidP="00000000" w:rsidRDefault="00000000" w:rsidRPr="00000000" w14:paraId="000000E5">
      <w:pPr>
        <w:widowControl w:val="0"/>
        <w:tabs>
          <w:tab w:val="left" w:leader="none" w:pos="284"/>
        </w:tabs>
        <w:rPr>
          <w:rFonts w:ascii="Times New Roman" w:cs="Times New Roman" w:eastAsia="Times New Roman" w:hAnsi="Times New Roman"/>
          <w:color w:val="38761d"/>
          <w:sz w:val="22"/>
          <w:szCs w:val="22"/>
        </w:rPr>
      </w:pPr>
      <w:r w:rsidDel="00000000" w:rsidR="00000000" w:rsidRPr="00000000">
        <w:rPr>
          <w:rFonts w:ascii="Times New Roman" w:cs="Times New Roman" w:eastAsia="Times New Roman" w:hAnsi="Times New Roman"/>
          <w:color w:val="38761d"/>
          <w:sz w:val="22"/>
          <w:szCs w:val="22"/>
          <w:rtl w:val="0"/>
        </w:rPr>
        <w:t xml:space="preserve">Peter: a missing stakeholder are the clients of the financial service industry. In the current text, they are passive and can only benefit by regulation that forces the financial industry to apply the toolkit. But to satisfy a regulation, also existing SaaS services as outlined by Petre could be employed. If we would have a workflow using open access components as the central objective, the clients of the financial service industry could ask the financial service industry to use this workflow.</w:t>
      </w:r>
    </w:p>
    <w:p w:rsidR="00000000" w:rsidDel="00000000" w:rsidP="00000000" w:rsidRDefault="00000000" w:rsidRPr="00000000" w14:paraId="000000E6">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tl w:val="0"/>
        </w:rPr>
      </w:r>
    </w:p>
    <w:p w:rsidR="00000000" w:rsidDel="00000000" w:rsidP="00000000" w:rsidRDefault="00000000" w:rsidRPr="00000000" w14:paraId="000000E7">
      <w:pPr>
        <w:pStyle w:val="Heading2"/>
        <w:widowControl w:val="0"/>
        <w:tabs>
          <w:tab w:val="left" w:leader="none" w:pos="284"/>
        </w:tabs>
        <w:spacing w:after="0" w:lineRule="auto"/>
        <w:ind w:left="0" w:firstLine="0"/>
        <w:rPr>
          <w:rFonts w:ascii="Calibri" w:cs="Calibri" w:eastAsia="Calibri" w:hAnsi="Calibri"/>
        </w:rPr>
      </w:pPr>
      <w:bookmarkStart w:colFirst="0" w:colLast="0" w:name="_heading=h.ppce6s4wfcw" w:id="10"/>
      <w:bookmarkEnd w:id="10"/>
      <w:r w:rsidDel="00000000" w:rsidR="00000000" w:rsidRPr="00000000">
        <w:rPr>
          <w:rFonts w:ascii="Calibri" w:cs="Calibri" w:eastAsia="Calibri" w:hAnsi="Calibri"/>
          <w:rtl w:val="0"/>
        </w:rPr>
        <w:t xml:space="preserve">2.2 PLAN FOR EXPLOITATION</w:t>
      </w:r>
    </w:p>
    <w:p w:rsidR="00000000" w:rsidDel="00000000" w:rsidP="00000000" w:rsidRDefault="00000000" w:rsidRPr="00000000" w14:paraId="000000E8">
      <w:pPr>
        <w:widowControl w:val="0"/>
        <w:tabs>
          <w:tab w:val="left" w:leader="none" w:pos="284"/>
        </w:tabs>
        <w:rPr>
          <w:i w:val="1"/>
        </w:rPr>
      </w:pPr>
      <w:r w:rsidDel="00000000" w:rsidR="00000000" w:rsidRPr="00000000">
        <w:rPr>
          <w:i w:val="1"/>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p>
    <w:p w:rsidR="00000000" w:rsidDel="00000000" w:rsidP="00000000" w:rsidRDefault="00000000" w:rsidRPr="00000000" w14:paraId="000000E9">
      <w:pPr>
        <w:widowControl w:val="0"/>
        <w:tabs>
          <w:tab w:val="left" w:leader="none" w:pos="284"/>
        </w:tabs>
        <w:rPr>
          <w:i w:val="1"/>
        </w:rPr>
      </w:pPr>
      <w:r w:rsidDel="00000000" w:rsidR="00000000" w:rsidRPr="00000000">
        <w:rPr>
          <w:rtl w:val="0"/>
        </w:rPr>
      </w:r>
    </w:p>
    <w:p w:rsidR="00000000" w:rsidDel="00000000" w:rsidP="00000000" w:rsidRDefault="00000000" w:rsidRPr="00000000" w14:paraId="000000EA">
      <w:pPr>
        <w:widowControl w:val="0"/>
        <w:tabs>
          <w:tab w:val="left" w:leader="none" w:pos="284"/>
        </w:tabs>
        <w:rPr>
          <w:color w:val="999999"/>
        </w:rPr>
      </w:pPr>
      <w:r w:rsidDel="00000000" w:rsidR="00000000" w:rsidRPr="00000000">
        <w:rPr>
          <w:color w:val="999999"/>
          <w:rtl w:val="0"/>
        </w:rPr>
        <w:t xml:space="preserve">Anastas : Does we have open access point where everyone can approach and use the toolkit?  </w:t>
      </w:r>
    </w:p>
    <w:p w:rsidR="00000000" w:rsidDel="00000000" w:rsidP="00000000" w:rsidRDefault="00000000" w:rsidRPr="00000000" w14:paraId="000000EB">
      <w:pPr>
        <w:widowControl w:val="0"/>
        <w:tabs>
          <w:tab w:val="left" w:leader="none" w:pos="284"/>
        </w:tabs>
        <w:rPr>
          <w:color w:val="999999"/>
        </w:rPr>
      </w:pPr>
      <w:r w:rsidDel="00000000" w:rsidR="00000000" w:rsidRPr="00000000">
        <w:rPr>
          <w:rtl w:val="0"/>
        </w:rPr>
      </w:r>
    </w:p>
    <w:p w:rsidR="00000000" w:rsidDel="00000000" w:rsidP="00000000" w:rsidRDefault="00000000" w:rsidRPr="00000000" w14:paraId="000000EC">
      <w:pPr>
        <w:widowControl w:val="0"/>
        <w:tabs>
          <w:tab w:val="left" w:leader="none" w:pos="284"/>
        </w:tabs>
        <w:rPr>
          <w:color w:val="999999"/>
        </w:rPr>
      </w:pPr>
      <w:r w:rsidDel="00000000" w:rsidR="00000000" w:rsidRPr="00000000">
        <w:rPr>
          <w:color w:val="999999"/>
          <w:rtl w:val="0"/>
        </w:rPr>
        <w:t xml:space="preserve">Claudia: Dedicated web page with separate sessions with material for academics and non-academics.</w:t>
      </w:r>
    </w:p>
    <w:p w:rsidR="00000000" w:rsidDel="00000000" w:rsidP="00000000" w:rsidRDefault="00000000" w:rsidRPr="00000000" w14:paraId="000000ED">
      <w:pPr>
        <w:widowControl w:val="0"/>
        <w:tabs>
          <w:tab w:val="left" w:leader="none" w:pos="284"/>
        </w:tabs>
        <w:spacing w:after="240" w:before="240" w:lineRule="auto"/>
        <w:rPr>
          <w:color w:val="999999"/>
          <w:sz w:val="16"/>
          <w:szCs w:val="16"/>
        </w:rPr>
      </w:pPr>
      <w:r w:rsidDel="00000000" w:rsidR="00000000" w:rsidRPr="00000000">
        <w:rPr>
          <w:color w:val="999999"/>
          <w:rtl w:val="0"/>
        </w:rPr>
        <w:t xml:space="preserve">Creation of a website including information on the project, description of the events, downloadable material</w:t>
      </w:r>
      <w:r w:rsidDel="00000000" w:rsidR="00000000" w:rsidRPr="00000000">
        <w:rPr>
          <w:color w:val="999999"/>
          <w:sz w:val="16"/>
          <w:szCs w:val="16"/>
          <w:rtl w:val="0"/>
        </w:rPr>
        <w:t xml:space="preserve">, A section of the website will be dedicate to targeting non-scientific interested stakeholders and policy makers, , will be updated with all relevant info, non- technical dissemination documents, articles, and infographics of the project results, upcoming public relation events organised within the project </w:t>
      </w:r>
    </w:p>
    <w:p w:rsidR="00000000" w:rsidDel="00000000" w:rsidP="00000000" w:rsidRDefault="00000000" w:rsidRPr="00000000" w14:paraId="000000EE">
      <w:pPr>
        <w:widowControl w:val="0"/>
        <w:tabs>
          <w:tab w:val="left" w:leader="none" w:pos="284"/>
        </w:tabs>
        <w:spacing w:after="240" w:before="240" w:lineRule="auto"/>
        <w:rPr>
          <w:color w:val="4a86e8"/>
          <w:sz w:val="16"/>
          <w:szCs w:val="16"/>
        </w:rPr>
      </w:pPr>
      <w:r w:rsidDel="00000000" w:rsidR="00000000" w:rsidRPr="00000000">
        <w:rPr>
          <w:color w:val="4a86e8"/>
          <w:sz w:val="16"/>
          <w:szCs w:val="16"/>
          <w:rtl w:val="0"/>
        </w:rPr>
        <w:t xml:space="preserve">Drafting of an editorial plan to for the dissemination of deliverables and outlets of the project, including recorded messages by member of the project and interested stakeholders, offering comments and news about the projects as well as about recent research on the topic </w:t>
      </w:r>
    </w:p>
    <w:p w:rsidR="00000000" w:rsidDel="00000000" w:rsidP="00000000" w:rsidRDefault="00000000" w:rsidRPr="00000000" w14:paraId="000000EF">
      <w:pPr>
        <w:numPr>
          <w:ilvl w:val="0"/>
          <w:numId w:val="1"/>
        </w:numPr>
        <w:tabs>
          <w:tab w:val="left" w:leader="none" w:pos="284"/>
        </w:tabs>
        <w:ind w:left="720" w:hanging="360"/>
        <w:rPr>
          <w:color w:val="00ff00"/>
        </w:rPr>
      </w:pPr>
      <w:r w:rsidDel="00000000" w:rsidR="00000000" w:rsidRPr="00000000">
        <w:rPr>
          <w:color w:val="00ff00"/>
          <w:rtl w:val="0"/>
        </w:rPr>
        <w:t xml:space="preserve">The solution would be in the form of SaaS that could be accessible in the Web.</w:t>
      </w:r>
    </w:p>
    <w:p w:rsidR="00000000" w:rsidDel="00000000" w:rsidP="00000000" w:rsidRDefault="00000000" w:rsidRPr="00000000" w14:paraId="000000F0">
      <w:pPr>
        <w:numPr>
          <w:ilvl w:val="0"/>
          <w:numId w:val="1"/>
        </w:numPr>
        <w:tabs>
          <w:tab w:val="left" w:leader="none" w:pos="284"/>
        </w:tabs>
        <w:ind w:left="720" w:hanging="360"/>
        <w:rPr>
          <w:color w:val="00ff00"/>
          <w:u w:val="none"/>
        </w:rPr>
      </w:pPr>
      <w:r w:rsidDel="00000000" w:rsidR="00000000" w:rsidRPr="00000000">
        <w:rPr>
          <w:color w:val="00ff00"/>
          <w:rtl w:val="0"/>
        </w:rPr>
        <w:t xml:space="preserve">MSMEs can exploit its services with a combination with freely accessible, low-performance solutions, and behind the paywall, with more advanced and sophisticated solution.</w:t>
      </w:r>
    </w:p>
    <w:p w:rsidR="00000000" w:rsidDel="00000000" w:rsidP="00000000" w:rsidRDefault="00000000" w:rsidRPr="00000000" w14:paraId="000000F1">
      <w:pPr>
        <w:numPr>
          <w:ilvl w:val="0"/>
          <w:numId w:val="1"/>
        </w:numPr>
        <w:tabs>
          <w:tab w:val="left" w:leader="none" w:pos="284"/>
        </w:tabs>
        <w:ind w:left="720" w:hanging="360"/>
        <w:rPr>
          <w:color w:val="00ff00"/>
          <w:u w:val="none"/>
        </w:rPr>
      </w:pPr>
      <w:r w:rsidDel="00000000" w:rsidR="00000000" w:rsidRPr="00000000">
        <w:rPr>
          <w:color w:val="00ff00"/>
          <w:rtl w:val="0"/>
        </w:rPr>
        <w:t xml:space="preserve">THE XAI tool can accept input data from various Machine Learning and Data Science algorithms and tools that can conform to emerging standards in the field of XAI. The standards define a unified framework of the parameters in the algorithms that are decisive for inferring. The XAI tool would create the explanation and interpretation based on the inputted data. </w:t>
      </w:r>
    </w:p>
    <w:p w:rsidR="00000000" w:rsidDel="00000000" w:rsidP="00000000" w:rsidRDefault="00000000" w:rsidRPr="00000000" w14:paraId="000000F2">
      <w:pPr>
        <w:widowControl w:val="0"/>
        <w:tabs>
          <w:tab w:val="left" w:leader="none" w:pos="284"/>
        </w:tabs>
        <w:spacing w:after="240" w:before="240" w:lineRule="auto"/>
        <w:rPr>
          <w:color w:val="4a86e8"/>
        </w:rPr>
      </w:pPr>
      <w:r w:rsidDel="00000000" w:rsidR="00000000" w:rsidRPr="00000000">
        <w:rPr>
          <w:rtl w:val="0"/>
        </w:rPr>
      </w:r>
    </w:p>
    <w:p w:rsidR="00000000" w:rsidDel="00000000" w:rsidP="00000000" w:rsidRDefault="00000000" w:rsidRPr="00000000" w14:paraId="000000F3">
      <w:pPr>
        <w:widowControl w:val="0"/>
        <w:tabs>
          <w:tab w:val="left" w:leader="none" w:pos="284"/>
        </w:tabs>
        <w:spacing w:after="240" w:before="240" w:lineRule="auto"/>
        <w:rPr>
          <w:color w:val="4a86e8"/>
        </w:rPr>
      </w:pPr>
      <w:r w:rsidDel="00000000" w:rsidR="00000000" w:rsidRPr="00000000">
        <w:rPr>
          <w:color w:val="4a86e8"/>
          <w:rtl w:val="0"/>
        </w:rPr>
        <w:t xml:space="preserve">Alessandra: we can do short videos for non-expert audiences to clarify key concepts. (Maybe posting brief explaining videos is very appealing especially for reaching the younger generation, whose approach to learning is more prone towards learning through media usage and videos.)</w:t>
      </w:r>
    </w:p>
    <w:p w:rsidR="00000000" w:rsidDel="00000000" w:rsidP="00000000" w:rsidRDefault="00000000" w:rsidRPr="00000000" w14:paraId="000000F4">
      <w:pPr>
        <w:widowControl w:val="0"/>
        <w:tabs>
          <w:tab w:val="left" w:leader="none" w:pos="284"/>
        </w:tabs>
        <w:spacing w:after="240" w:before="240" w:lineRule="auto"/>
        <w:rPr>
          <w:color w:val="dd7e6b"/>
        </w:rPr>
      </w:pPr>
      <w:r w:rsidDel="00000000" w:rsidR="00000000" w:rsidRPr="00000000">
        <w:rPr>
          <w:color w:val="dd7e6b"/>
          <w:rtl w:val="0"/>
        </w:rPr>
        <w:t xml:space="preserve">Rezarta: There are several perspectives that this project may have an impact beyond its duration:</w:t>
      </w:r>
    </w:p>
    <w:p w:rsidR="00000000" w:rsidDel="00000000" w:rsidP="00000000" w:rsidRDefault="00000000" w:rsidRPr="00000000" w14:paraId="000000F5">
      <w:pPr>
        <w:widowControl w:val="0"/>
        <w:tabs>
          <w:tab w:val="left" w:leader="none" w:pos="284"/>
        </w:tabs>
        <w:spacing w:after="240" w:before="240" w:lineRule="auto"/>
        <w:rPr>
          <w:color w:val="dd7e6b"/>
        </w:rPr>
      </w:pPr>
      <w:r w:rsidDel="00000000" w:rsidR="00000000" w:rsidRPr="00000000">
        <w:rPr>
          <w:b w:val="1"/>
          <w:color w:val="dd7e6b"/>
          <w:rtl w:val="0"/>
        </w:rPr>
        <w:t xml:space="preserve">Knowledge Transfer through Online Resource Repository</w:t>
      </w:r>
      <w:r w:rsidDel="00000000" w:rsidR="00000000" w:rsidRPr="00000000">
        <w:rPr>
          <w:color w:val="dd7e6b"/>
          <w:rtl w:val="0"/>
        </w:rPr>
        <w:t xml:space="preserve">: Develop and maintain an online repository of resources, including training materials, case studies, and best practices. This repository will serve as a knowledge hub for professionals </w:t>
      </w:r>
      <w:r w:rsidDel="00000000" w:rsidR="00000000" w:rsidRPr="00000000">
        <w:rPr>
          <w:color w:val="ff0000"/>
          <w:rtl w:val="0"/>
        </w:rPr>
        <w:t xml:space="preserve">and academics </w:t>
      </w:r>
      <w:r w:rsidDel="00000000" w:rsidR="00000000" w:rsidRPr="00000000">
        <w:rPr>
          <w:color w:val="dd7e6b"/>
          <w:rtl w:val="0"/>
        </w:rPr>
        <w:t xml:space="preserve">fostering continuous learning beyond the project duration. The results of the CIG will be open source and available for the public(?). The key experts of the group will engage in preparing the content that will be posted on the project </w:t>
      </w:r>
      <w:sdt>
        <w:sdtPr>
          <w:tag w:val="goog_rdk_43"/>
        </w:sdtPr>
        <w:sdtContent>
          <w:commentRangeStart w:id="15"/>
        </w:sdtContent>
      </w:sdt>
      <w:sdt>
        <w:sdtPr>
          <w:tag w:val="goog_rdk_44"/>
        </w:sdtPr>
        <w:sdtContent>
          <w:commentRangeStart w:id="16"/>
        </w:sdtContent>
      </w:sdt>
      <w:sdt>
        <w:sdtPr>
          <w:tag w:val="goog_rdk_45"/>
        </w:sdtPr>
        <w:sdtContent>
          <w:commentRangeStart w:id="17"/>
        </w:sdtContent>
      </w:sdt>
      <w:r w:rsidDel="00000000" w:rsidR="00000000" w:rsidRPr="00000000">
        <w:rPr>
          <w:color w:val="dd7e6b"/>
          <w:rtl w:val="0"/>
        </w:rPr>
        <w:t xml:space="preserve">website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color w:val="dd7e6b"/>
          <w:rtl w:val="0"/>
        </w:rPr>
        <w:t xml:space="preserve">.</w:t>
      </w:r>
    </w:p>
    <w:p w:rsidR="00000000" w:rsidDel="00000000" w:rsidP="00000000" w:rsidRDefault="00000000" w:rsidRPr="00000000" w14:paraId="000000F6">
      <w:pPr>
        <w:widowControl w:val="0"/>
        <w:tabs>
          <w:tab w:val="left" w:leader="none" w:pos="284"/>
        </w:tabs>
        <w:spacing w:after="240" w:before="240" w:lineRule="auto"/>
        <w:rPr>
          <w:color w:val="ff0000"/>
        </w:rPr>
      </w:pPr>
      <w:r w:rsidDel="00000000" w:rsidR="00000000" w:rsidRPr="00000000">
        <w:rPr>
          <w:color w:val="ff0000"/>
          <w:rtl w:val="0"/>
        </w:rPr>
        <w:t xml:space="preserve">The online resource repository will also include material dedicated to </w:t>
      </w:r>
      <w:r w:rsidDel="00000000" w:rsidR="00000000" w:rsidRPr="00000000">
        <w:rPr>
          <w:color w:val="4a86e8"/>
          <w:sz w:val="16"/>
          <w:szCs w:val="16"/>
          <w:rtl w:val="0"/>
        </w:rPr>
        <w:t xml:space="preserve">non-scientific interested stakeholders </w:t>
      </w:r>
      <w:r w:rsidDel="00000000" w:rsidR="00000000" w:rsidRPr="00000000">
        <w:rPr>
          <w:color w:val="ff0000"/>
          <w:rtl w:val="0"/>
        </w:rPr>
        <w:t xml:space="preserve">(e.g., MSMEs and common society). Plain text and non technical short information will be published and available for download for those interested in raising knowledge and awareness on these issues. These materials will include:non- technical dissemination documents, articles, and infographics of the project results, upcoming public relation events organised within the project, a glossary and short videos explaining the basic concepts of the tool implemented. </w:t>
      </w:r>
    </w:p>
    <w:p w:rsidR="00000000" w:rsidDel="00000000" w:rsidP="00000000" w:rsidRDefault="00000000" w:rsidRPr="00000000" w14:paraId="000000F7">
      <w:pPr>
        <w:widowControl w:val="0"/>
        <w:tabs>
          <w:tab w:val="left" w:leader="none" w:pos="284"/>
        </w:tabs>
        <w:spacing w:after="240" w:before="240" w:lineRule="auto"/>
        <w:rPr>
          <w:color w:val="dd7e6b"/>
        </w:rPr>
      </w:pPr>
      <w:r w:rsidDel="00000000" w:rsidR="00000000" w:rsidRPr="00000000">
        <w:rPr>
          <w:b w:val="1"/>
          <w:color w:val="dd7e6b"/>
          <w:rtl w:val="0"/>
        </w:rPr>
        <w:t xml:space="preserve">ndorsement of the toolkit by the members of the CIG in their own engagements, especially if working in academia with students</w:t>
      </w:r>
      <w:r w:rsidDel="00000000" w:rsidR="00000000" w:rsidRPr="00000000">
        <w:rPr>
          <w:color w:val="dd7e6b"/>
          <w:rtl w:val="0"/>
        </w:rPr>
        <w:t xml:space="preserve">. It could be included as other resources or further materials for training modules and university courses.</w:t>
      </w:r>
    </w:p>
    <w:p w:rsidR="00000000" w:rsidDel="00000000" w:rsidP="00000000" w:rsidRDefault="00000000" w:rsidRPr="00000000" w14:paraId="000000F8">
      <w:pPr>
        <w:widowControl w:val="0"/>
        <w:tabs>
          <w:tab w:val="left" w:leader="none" w:pos="284"/>
        </w:tabs>
        <w:spacing w:after="240" w:before="240" w:lineRule="auto"/>
        <w:rPr>
          <w:color w:val="dd7e6b"/>
        </w:rPr>
      </w:pPr>
      <w:r w:rsidDel="00000000" w:rsidR="00000000" w:rsidRPr="00000000">
        <w:rPr>
          <w:b w:val="1"/>
          <w:color w:val="dd7e6b"/>
          <w:rtl w:val="0"/>
        </w:rPr>
        <w:t xml:space="preserve">Establishing a long-term network of key stakeholders from academia and industry</w:t>
      </w:r>
      <w:r w:rsidDel="00000000" w:rsidR="00000000" w:rsidRPr="00000000">
        <w:rPr>
          <w:color w:val="dd7e6b"/>
          <w:rtl w:val="0"/>
        </w:rPr>
        <w:t xml:space="preserve">. Communication with policy makers and regulators as key stakeholders of the project will guarantee the dissemination of the projects’ results and will establish a network that will continue to offer mutual benefits beyond the project. Bringing together academics and representatives from industry, policy makers and beyond is one of the greatest impacts of the project.</w:t>
      </w:r>
    </w:p>
    <w:sdt>
      <w:sdtPr>
        <w:tag w:val="goog_rdk_48"/>
      </w:sdtPr>
      <w:sdtContent>
        <w:p w:rsidR="00000000" w:rsidDel="00000000" w:rsidP="00000000" w:rsidRDefault="00000000" w:rsidRPr="00000000" w14:paraId="000000F9">
          <w:pPr>
            <w:widowControl w:val="0"/>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rPr>
              <w:ins w:author="Liana Stanca" w:id="9" w:date="2024-01-19T09:34:17Z"/>
              <w:color w:val="dd7e6b"/>
            </w:rPr>
          </w:pPr>
          <w:sdt>
            <w:sdtPr>
              <w:tag w:val="goog_rdk_47"/>
            </w:sdtPr>
            <w:sdtContent>
              <w:ins w:author="Liana Stanca" w:id="9" w:date="2024-01-19T09:34:17Z">
                <w:r w:rsidDel="00000000" w:rsidR="00000000" w:rsidRPr="00000000">
                  <w:rPr>
                    <w:color w:val="dd7e6b"/>
                    <w:rtl w:val="0"/>
                  </w:rPr>
                  <w:t xml:space="preserve">Hub Establishment:</w:t>
                </w:r>
              </w:ins>
            </w:sdtContent>
          </w:sdt>
        </w:p>
      </w:sdtContent>
    </w:sdt>
    <w:sdt>
      <w:sdtPr>
        <w:tag w:val="goog_rdk_50"/>
      </w:sdtPr>
      <w:sdtContent>
        <w:p w:rsidR="00000000" w:rsidDel="00000000" w:rsidP="00000000" w:rsidRDefault="00000000" w:rsidRPr="00000000" w14:paraId="000000FA">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9" w:date="2024-01-19T09:34:17Z"/>
              <w:rFonts w:ascii="Times New Roman" w:cs="Times New Roman" w:eastAsia="Times New Roman" w:hAnsi="Times New Roman"/>
            </w:rPr>
          </w:pPr>
          <w:sdt>
            <w:sdtPr>
              <w:tag w:val="goog_rdk_49"/>
            </w:sdtPr>
            <w:sdtContent>
              <w:ins w:author="Liana Stanca" w:id="9" w:date="2024-01-19T09:34:17Z">
                <w:r w:rsidDel="00000000" w:rsidR="00000000" w:rsidRPr="00000000">
                  <w:rPr>
                    <w:color w:val="dd7e6b"/>
                    <w:rtl w:val="0"/>
                  </w:rPr>
                  <w:t xml:space="preserve">Exploration of the establishment of a Hub as a central platform for ongoing collaboration, knowledge exchange, and innovation in the field of Explainable AI.</w:t>
                </w:r>
              </w:ins>
            </w:sdtContent>
          </w:sdt>
        </w:p>
      </w:sdtContent>
    </w:sdt>
    <w:sdt>
      <w:sdtPr>
        <w:tag w:val="goog_rdk_52"/>
      </w:sdtPr>
      <w:sdtContent>
        <w:p w:rsidR="00000000" w:rsidDel="00000000" w:rsidP="00000000" w:rsidRDefault="00000000" w:rsidRPr="00000000" w14:paraId="000000FB">
          <w:pPr>
            <w:widowControl w:val="0"/>
            <w:numPr>
              <w:ilvl w:val="0"/>
              <w:numId w:val="8"/>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9" w:date="2024-01-19T09:34:17Z"/>
              <w:rFonts w:ascii="Times New Roman" w:cs="Times New Roman" w:eastAsia="Times New Roman" w:hAnsi="Times New Roman"/>
            </w:rPr>
          </w:pPr>
          <w:sdt>
            <w:sdtPr>
              <w:tag w:val="goog_rdk_51"/>
            </w:sdtPr>
            <w:sdtContent>
              <w:ins w:author="Liana Stanca" w:id="9" w:date="2024-01-19T09:34:17Z">
                <w:r w:rsidDel="00000000" w:rsidR="00000000" w:rsidRPr="00000000">
                  <w:rPr>
                    <w:color w:val="dd7e6b"/>
                    <w:rtl w:val="0"/>
                  </w:rPr>
                  <w:t xml:space="preserve">The Hub could serve as a dynamic ecosystem bringing together academia, industry, policy makers, and other stakeholders, fostering a collaborative environment.</w:t>
                </w:r>
              </w:ins>
            </w:sdtContent>
          </w:sdt>
        </w:p>
      </w:sdtContent>
    </w:sdt>
    <w:p w:rsidR="00000000" w:rsidDel="00000000" w:rsidP="00000000" w:rsidRDefault="00000000" w:rsidRPr="00000000" w14:paraId="000000FC">
      <w:pPr>
        <w:widowControl w:val="0"/>
        <w:tabs>
          <w:tab w:val="left" w:leader="none" w:pos="284"/>
        </w:tabs>
        <w:spacing w:after="240" w:before="240" w:lineRule="auto"/>
        <w:rPr>
          <w:color w:val="dd7e6b"/>
        </w:rPr>
      </w:pPr>
      <w:r w:rsidDel="00000000" w:rsidR="00000000" w:rsidRPr="00000000">
        <w:rPr>
          <w:rtl w:val="0"/>
        </w:rPr>
      </w:r>
    </w:p>
    <w:p w:rsidR="00000000" w:rsidDel="00000000" w:rsidP="00000000" w:rsidRDefault="00000000" w:rsidRPr="00000000" w14:paraId="000000FD">
      <w:pPr>
        <w:widowControl w:val="0"/>
        <w:tabs>
          <w:tab w:val="left" w:leader="none" w:pos="284"/>
        </w:tabs>
        <w:spacing w:after="240" w:before="240" w:lineRule="auto"/>
        <w:rPr>
          <w:b w:val="1"/>
          <w:color w:val="dd7e6b"/>
        </w:rPr>
      </w:pPr>
      <w:r w:rsidDel="00000000" w:rsidR="00000000" w:rsidRPr="00000000">
        <w:rPr>
          <w:b w:val="1"/>
          <w:color w:val="dd7e6b"/>
          <w:rtl w:val="0"/>
        </w:rPr>
        <w:t xml:space="preserve">Roman: How about Financial sustainability and revenue model:</w:t>
      </w:r>
    </w:p>
    <w:p w:rsidR="00000000" w:rsidDel="00000000" w:rsidP="00000000" w:rsidRDefault="00000000" w:rsidRPr="00000000" w14:paraId="000000FE">
      <w:pPr>
        <w:widowControl w:val="0"/>
        <w:numPr>
          <w:ilvl w:val="0"/>
          <w:numId w:val="13"/>
        </w:numPr>
        <w:tabs>
          <w:tab w:val="left" w:leader="none" w:pos="284"/>
        </w:tabs>
        <w:spacing w:after="0" w:afterAutospacing="0" w:before="240" w:lineRule="auto"/>
        <w:ind w:left="720" w:hanging="360"/>
        <w:rPr>
          <w:color w:val="dd7e6b"/>
          <w:u w:val="none"/>
        </w:rPr>
      </w:pPr>
      <w:r w:rsidDel="00000000" w:rsidR="00000000" w:rsidRPr="00000000">
        <w:rPr>
          <w:color w:val="dd7e6b"/>
          <w:rtl w:val="0"/>
        </w:rPr>
        <w:t xml:space="preserve">Diversified revenue streams: develop a revenue model to support the project's long-term financial sustainability. This may include premium services for MSMEs, subscription fees for advanced features in the SaaS model, and partnerships with educational institutions for integrating the toolkit into their curricula (We can indicate Renens SB as a pilot, for instance).</w:t>
      </w:r>
    </w:p>
    <w:p w:rsidR="00000000" w:rsidDel="00000000" w:rsidP="00000000" w:rsidRDefault="00000000" w:rsidRPr="00000000" w14:paraId="000000FF">
      <w:pPr>
        <w:widowControl w:val="0"/>
        <w:numPr>
          <w:ilvl w:val="0"/>
          <w:numId w:val="13"/>
        </w:numPr>
        <w:tabs>
          <w:tab w:val="left" w:leader="none" w:pos="284"/>
        </w:tabs>
        <w:spacing w:after="240" w:before="0" w:beforeAutospacing="0" w:lineRule="auto"/>
        <w:ind w:left="720" w:hanging="360"/>
        <w:rPr>
          <w:color w:val="dd7e6b"/>
          <w:u w:val="none"/>
        </w:rPr>
      </w:pPr>
      <w:r w:rsidDel="00000000" w:rsidR="00000000" w:rsidRPr="00000000">
        <w:rPr>
          <w:rtl w:val="0"/>
        </w:rPr>
      </w:r>
    </w:p>
    <w:p w:rsidR="00000000" w:rsidDel="00000000" w:rsidP="00000000" w:rsidRDefault="00000000" w:rsidRPr="00000000" w14:paraId="00000100">
      <w:pPr>
        <w:widowControl w:val="0"/>
        <w:tabs>
          <w:tab w:val="left" w:leader="none" w:pos="284"/>
        </w:tabs>
        <w:spacing w:after="240" w:before="240" w:lineRule="auto"/>
        <w:rPr>
          <w:color w:val="dd7e6b"/>
        </w:rPr>
      </w:pPr>
      <w:r w:rsidDel="00000000" w:rsidR="00000000" w:rsidRPr="00000000">
        <w:rPr>
          <w:rtl w:val="0"/>
        </w:rPr>
      </w:r>
    </w:p>
    <w:p w:rsidR="00000000" w:rsidDel="00000000" w:rsidP="00000000" w:rsidRDefault="00000000" w:rsidRPr="00000000" w14:paraId="00000101">
      <w:pPr>
        <w:widowControl w:val="0"/>
        <w:spacing w:after="0" w:lineRule="auto"/>
        <w:ind w:right="-4.724409448817823"/>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rtl w:val="0"/>
        </w:rPr>
        <w:t xml:space="preserve">All results will only be disseminated or exploited after IP protection has taken place. </w:t>
      </w:r>
      <w:r w:rsidDel="00000000" w:rsidR="00000000" w:rsidRPr="00000000">
        <w:rPr>
          <w:rFonts w:ascii="Times New Roman" w:cs="Times New Roman" w:eastAsia="Times New Roman" w:hAnsi="Times New Roman"/>
          <w:sz w:val="22"/>
          <w:szCs w:val="22"/>
          <w:highlight w:val="white"/>
          <w:rtl w:val="0"/>
        </w:rPr>
        <w:t xml:space="preserve">Newly generated knowledge and innovative results go well beyond the current state of the art in technology, methods and applications development, and are crucial</w:t>
      </w:r>
      <w:r w:rsidDel="00000000" w:rsidR="00000000" w:rsidRPr="00000000">
        <w:rPr>
          <w:rFonts w:ascii="Times New Roman" w:cs="Times New Roman" w:eastAsia="Times New Roman" w:hAnsi="Times New Roman"/>
          <w:sz w:val="22"/>
          <w:szCs w:val="22"/>
          <w:rtl w:val="0"/>
        </w:rPr>
        <w:t xml:space="preserve"> for the future of the European finance industry and other related industries and sectors (e.g., SMEs, entrepreneurship, sustainable and circular economy development).</w:t>
      </w:r>
      <w:r w:rsidDel="00000000" w:rsidR="00000000" w:rsidRPr="00000000">
        <w:rPr>
          <w:rtl w:val="0"/>
        </w:rPr>
      </w:r>
    </w:p>
    <w:p w:rsidR="00000000" w:rsidDel="00000000" w:rsidP="00000000" w:rsidRDefault="00000000" w:rsidRPr="00000000" w14:paraId="00000102">
      <w:pPr>
        <w:widowControl w:val="0"/>
        <w:spacing w:after="0" w:lineRule="auto"/>
        <w:ind w:right="-4.724409448817823"/>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3">
      <w:pPr>
        <w:widowControl w:val="0"/>
        <w:spacing w:after="0" w:lineRule="auto"/>
        <w:ind w:right="-4.724409448817823"/>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H2020 Rules for Participation</w:t>
      </w:r>
      <w:r w:rsidDel="00000000" w:rsidR="00000000" w:rsidRPr="00000000">
        <w:rPr>
          <w:rFonts w:ascii="Times New Roman" w:cs="Times New Roman" w:eastAsia="Times New Roman" w:hAnsi="Times New Roman"/>
          <w:sz w:val="22"/>
          <w:szCs w:val="22"/>
          <w:vertAlign w:val="superscript"/>
        </w:rPr>
        <w:footnoteReference w:customMarkFollows="0" w:id="3"/>
      </w:r>
      <w:r w:rsidDel="00000000" w:rsidR="00000000" w:rsidRPr="00000000">
        <w:rPr>
          <w:rFonts w:ascii="Times New Roman" w:cs="Times New Roman" w:eastAsia="Times New Roman" w:hAnsi="Times New Roman"/>
          <w:sz w:val="22"/>
          <w:szCs w:val="22"/>
          <w:rtl w:val="0"/>
        </w:rPr>
        <w:t xml:space="preserve"> stipulate the default policy for accessing, duplicating, and disseminating project's intellectual property, supplemented by special case agreements between institutions involved. </w:t>
      </w:r>
      <w:r w:rsidDel="00000000" w:rsidR="00000000" w:rsidRPr="00000000">
        <w:rPr>
          <w:rFonts w:ascii="Times New Roman" w:cs="Times New Roman" w:eastAsia="Times New Roman" w:hAnsi="Times New Roman"/>
          <w:sz w:val="22"/>
          <w:szCs w:val="22"/>
          <w:highlight w:val="white"/>
          <w:rtl w:val="0"/>
        </w:rPr>
        <w:t xml:space="preserve">New IP generated as a result of the project will belong to the direct contributors (individuals and their employers) proportionally to their contribution. Throughout the implementation, innovations will be monitored for potential formal IP protection (e.g. patent, design, copyright, business secret) during the project to give industry partners an edge over their competitors and grant academic partners with irrevocable, non-exclusive rights to use the results for publications (open science), further research and academic teaching. The conditions for disseminating IP will be settled, including the exact terms with regard to the use of existing and new IP.  All new IP will be subject to license agreements or sales if not agreed upon differently, so as to reach the expected economic impact.</w:t>
      </w:r>
      <w:r w:rsidDel="00000000" w:rsidR="00000000" w:rsidRPr="00000000">
        <w:rPr>
          <w:rtl w:val="0"/>
        </w:rPr>
      </w:r>
    </w:p>
    <w:p w:rsidR="00000000" w:rsidDel="00000000" w:rsidP="00000000" w:rsidRDefault="00000000" w:rsidRPr="00000000" w14:paraId="00000104">
      <w:pPr>
        <w:widowControl w:val="0"/>
        <w:tabs>
          <w:tab w:val="left" w:leader="none" w:pos="284"/>
        </w:tabs>
        <w:rPr>
          <w:color w:val="4a86e8"/>
        </w:rPr>
      </w:pPr>
      <w:r w:rsidDel="00000000" w:rsidR="00000000" w:rsidRPr="00000000">
        <w:rPr>
          <w:rtl w:val="0"/>
        </w:rPr>
      </w:r>
    </w:p>
    <w:p w:rsidR="00000000" w:rsidDel="00000000" w:rsidP="00000000" w:rsidRDefault="00000000" w:rsidRPr="00000000" w14:paraId="00000105">
      <w:pPr>
        <w:widowControl w:val="0"/>
        <w:tabs>
          <w:tab w:val="left" w:leader="none" w:pos="284"/>
        </w:tabs>
        <w:rPr>
          <w:i w:val="1"/>
        </w:rPr>
      </w:pPr>
      <w:r w:rsidDel="00000000" w:rsidR="00000000" w:rsidRPr="00000000">
        <w:rPr>
          <w:rtl w:val="0"/>
        </w:rPr>
      </w:r>
    </w:p>
    <w:p w:rsidR="00000000" w:rsidDel="00000000" w:rsidP="00000000" w:rsidRDefault="00000000" w:rsidRPr="00000000" w14:paraId="00000106">
      <w:pPr>
        <w:pStyle w:val="Heading1"/>
        <w:widowControl w:val="0"/>
        <w:tabs>
          <w:tab w:val="left" w:leader="none" w:pos="284"/>
        </w:tabs>
        <w:rPr>
          <w:rFonts w:ascii="Calibri" w:cs="Calibri" w:eastAsia="Calibri" w:hAnsi="Calibri"/>
        </w:rPr>
      </w:pPr>
      <w:bookmarkStart w:colFirst="0" w:colLast="0" w:name="_heading=h.vqssfyifdvf4" w:id="11"/>
      <w:bookmarkEnd w:id="11"/>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widowControl w:val="0"/>
        <w:tabs>
          <w:tab w:val="left" w:leader="none" w:pos="284"/>
        </w:tabs>
        <w:rPr>
          <w:rFonts w:ascii="Calibri" w:cs="Calibri" w:eastAsia="Calibri" w:hAnsi="Calibri"/>
        </w:rPr>
      </w:pPr>
      <w:bookmarkStart w:colFirst="0" w:colLast="0" w:name="_heading=h.9s8yr2keiwhk" w:id="12"/>
      <w:bookmarkEnd w:id="12"/>
      <w:r w:rsidDel="00000000" w:rsidR="00000000" w:rsidRPr="00000000">
        <w:rPr>
          <w:rFonts w:ascii="Calibri" w:cs="Calibri" w:eastAsia="Calibri" w:hAnsi="Calibri"/>
          <w:rtl w:val="0"/>
        </w:rPr>
        <w:t xml:space="preserve">3. PLAN FOR IMPLEMENTING THE CIG (RECOMMENDED 2 PAGES)</w:t>
      </w:r>
    </w:p>
    <w:p w:rsidR="00000000" w:rsidDel="00000000" w:rsidP="00000000" w:rsidRDefault="00000000" w:rsidRPr="00000000" w14:paraId="00000108">
      <w:pPr>
        <w:widowControl w:val="0"/>
        <w:tabs>
          <w:tab w:val="left" w:leader="none" w:pos="284"/>
        </w:tabs>
        <w:rPr>
          <w:i w:val="1"/>
        </w:rPr>
      </w:pPr>
      <w:r w:rsidDel="00000000" w:rsidR="00000000" w:rsidRPr="00000000">
        <w:rPr>
          <w:i w:val="1"/>
          <w:rtl w:val="0"/>
        </w:rPr>
        <w:t xml:space="preserve">This section will be used by the CIG Committee to evaluate the plan for implementing the CIG.</w:t>
      </w:r>
    </w:p>
    <w:p w:rsidR="00000000" w:rsidDel="00000000" w:rsidP="00000000" w:rsidRDefault="00000000" w:rsidRPr="00000000" w14:paraId="00000109">
      <w:pPr>
        <w:pStyle w:val="Heading2"/>
        <w:widowControl w:val="0"/>
        <w:tabs>
          <w:tab w:val="left" w:leader="none" w:pos="284"/>
        </w:tabs>
        <w:ind w:left="0" w:firstLine="0"/>
        <w:rPr>
          <w:rFonts w:ascii="Calibri" w:cs="Calibri" w:eastAsia="Calibri" w:hAnsi="Calibri"/>
        </w:rPr>
      </w:pPr>
      <w:bookmarkStart w:colFirst="0" w:colLast="0" w:name="_heading=h.75oqu45g8ir2" w:id="13"/>
      <w:bookmarkEnd w:id="13"/>
      <w:r w:rsidDel="00000000" w:rsidR="00000000" w:rsidRPr="00000000">
        <w:rPr>
          <w:rFonts w:ascii="Calibri" w:cs="Calibri" w:eastAsia="Calibri" w:hAnsi="Calibri"/>
          <w:rtl w:val="0"/>
        </w:rPr>
        <w:t xml:space="preserve">3.1 WORK PLAN</w:t>
      </w:r>
    </w:p>
    <w:p w:rsidR="00000000" w:rsidDel="00000000" w:rsidP="00000000" w:rsidRDefault="00000000" w:rsidRPr="00000000" w14:paraId="0000010A">
      <w:pPr>
        <w:widowControl w:val="0"/>
        <w:tabs>
          <w:tab w:val="left" w:leader="none" w:pos="284"/>
        </w:tabs>
        <w:rPr>
          <w:i w:val="1"/>
        </w:rPr>
      </w:pPr>
      <w:r w:rsidDel="00000000" w:rsidR="00000000" w:rsidRPr="00000000">
        <w:rPr>
          <w:i w:val="1"/>
          <w:rtl w:val="0"/>
        </w:rPr>
        <w:t xml:space="preserve">Describe which </w:t>
      </w:r>
      <w:r w:rsidDel="00000000" w:rsidR="00000000" w:rsidRPr="00000000">
        <w:rPr>
          <w:b w:val="1"/>
          <w:i w:val="1"/>
          <w:u w:val="single"/>
          <w:rtl w:val="0"/>
        </w:rPr>
        <w:t xml:space="preserve">COST networking tools </w:t>
      </w:r>
      <w:r w:rsidDel="00000000" w:rsidR="00000000" w:rsidRPr="00000000">
        <w:rPr>
          <w:i w:val="1"/>
          <w:rtl w:val="0"/>
        </w:rPr>
        <w:t xml:space="preserve">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10B">
      <w:pPr>
        <w:widowControl w:val="0"/>
        <w:tabs>
          <w:tab w:val="left" w:leader="none" w:pos="284"/>
        </w:tabs>
        <w:rPr>
          <w:i w:val="1"/>
        </w:rPr>
      </w:pPr>
      <w:r w:rsidDel="00000000" w:rsidR="00000000" w:rsidRPr="00000000">
        <w:rPr>
          <w:rtl w:val="0"/>
        </w:rPr>
      </w:r>
    </w:p>
    <w:p w:rsidR="00000000" w:rsidDel="00000000" w:rsidP="00000000" w:rsidRDefault="00000000" w:rsidRPr="00000000" w14:paraId="0000010C">
      <w:pPr>
        <w:widowControl w:val="0"/>
        <w:tabs>
          <w:tab w:val="left" w:leader="none" w:pos="284"/>
        </w:tabs>
        <w:rPr>
          <w:i w:val="1"/>
          <w:sz w:val="32"/>
          <w:szCs w:val="32"/>
        </w:rPr>
      </w:pPr>
      <w:sdt>
        <w:sdtPr>
          <w:tag w:val="goog_rdk_53"/>
        </w:sdtPr>
        <w:sdtContent>
          <w:commentRangeStart w:id="18"/>
        </w:sdtContent>
      </w:sdt>
      <w:r w:rsidDel="00000000" w:rsidR="00000000" w:rsidRPr="00000000">
        <w:rPr>
          <w:i w:val="1"/>
          <w:sz w:val="32"/>
          <w:szCs w:val="32"/>
          <w:rtl w:val="0"/>
        </w:rPr>
        <w:t xml:space="preserve">Kick off meeting  20k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D">
      <w:pPr>
        <w:widowControl w:val="0"/>
        <w:tabs>
          <w:tab w:val="left" w:leader="none" w:pos="284"/>
        </w:tabs>
        <w:rPr>
          <w:i w:val="1"/>
          <w:sz w:val="32"/>
          <w:szCs w:val="32"/>
        </w:rPr>
      </w:pPr>
      <w:r w:rsidDel="00000000" w:rsidR="00000000" w:rsidRPr="00000000">
        <w:rPr>
          <w:i w:val="1"/>
          <w:sz w:val="32"/>
          <w:szCs w:val="32"/>
          <w:rtl w:val="0"/>
        </w:rPr>
        <w:t xml:space="preserve">3 WG meetings  7k each</w:t>
      </w:r>
    </w:p>
    <w:p w:rsidR="00000000" w:rsidDel="00000000" w:rsidP="00000000" w:rsidRDefault="00000000" w:rsidRPr="00000000" w14:paraId="0000010E">
      <w:pPr>
        <w:widowControl w:val="0"/>
        <w:tabs>
          <w:tab w:val="left" w:leader="none" w:pos="284"/>
        </w:tabs>
        <w:rPr>
          <w:i w:val="1"/>
          <w:sz w:val="32"/>
          <w:szCs w:val="32"/>
        </w:rPr>
      </w:pPr>
      <w:r w:rsidDel="00000000" w:rsidR="00000000" w:rsidRPr="00000000">
        <w:rPr>
          <w:i w:val="1"/>
          <w:sz w:val="32"/>
          <w:szCs w:val="32"/>
          <w:rtl w:val="0"/>
        </w:rPr>
        <w:t xml:space="preserve">Mid term meeting 20k </w:t>
      </w:r>
    </w:p>
    <w:p w:rsidR="00000000" w:rsidDel="00000000" w:rsidP="00000000" w:rsidRDefault="00000000" w:rsidRPr="00000000" w14:paraId="0000010F">
      <w:pPr>
        <w:widowControl w:val="0"/>
        <w:tabs>
          <w:tab w:val="left" w:leader="none" w:pos="284"/>
        </w:tabs>
        <w:rPr>
          <w:i w:val="1"/>
          <w:sz w:val="32"/>
          <w:szCs w:val="32"/>
        </w:rPr>
      </w:pPr>
      <w:r w:rsidDel="00000000" w:rsidR="00000000" w:rsidRPr="00000000">
        <w:rPr>
          <w:i w:val="1"/>
          <w:sz w:val="32"/>
          <w:szCs w:val="32"/>
          <w:rtl w:val="0"/>
        </w:rPr>
        <w:t xml:space="preserve">3 WG meetings 7k each</w:t>
      </w:r>
    </w:p>
    <w:p w:rsidR="00000000" w:rsidDel="00000000" w:rsidP="00000000" w:rsidRDefault="00000000" w:rsidRPr="00000000" w14:paraId="00000110">
      <w:pPr>
        <w:widowControl w:val="0"/>
        <w:tabs>
          <w:tab w:val="left" w:leader="none" w:pos="284"/>
        </w:tabs>
        <w:rPr>
          <w:i w:val="1"/>
          <w:sz w:val="32"/>
          <w:szCs w:val="32"/>
        </w:rPr>
      </w:pPr>
      <w:r w:rsidDel="00000000" w:rsidR="00000000" w:rsidRPr="00000000">
        <w:rPr>
          <w:i w:val="1"/>
          <w:sz w:val="32"/>
          <w:szCs w:val="32"/>
          <w:rtl w:val="0"/>
        </w:rPr>
        <w:t xml:space="preserve">Final meeting 20k</w:t>
      </w:r>
    </w:p>
    <w:p w:rsidR="00000000" w:rsidDel="00000000" w:rsidP="00000000" w:rsidRDefault="00000000" w:rsidRPr="00000000" w14:paraId="00000111">
      <w:pPr>
        <w:widowControl w:val="0"/>
        <w:tabs>
          <w:tab w:val="left" w:leader="none" w:pos="284"/>
        </w:tabs>
        <w:rPr>
          <w:i w:val="1"/>
          <w:sz w:val="32"/>
          <w:szCs w:val="32"/>
        </w:rPr>
      </w:pPr>
      <w:r w:rsidDel="00000000" w:rsidR="00000000" w:rsidRPr="00000000">
        <w:rPr>
          <w:i w:val="1"/>
          <w:sz w:val="32"/>
          <w:szCs w:val="32"/>
          <w:rtl w:val="0"/>
        </w:rPr>
        <w:t xml:space="preserve">3 Virtual Grants  1.5k each</w:t>
      </w:r>
    </w:p>
    <w:p w:rsidR="00000000" w:rsidDel="00000000" w:rsidP="00000000" w:rsidRDefault="00000000" w:rsidRPr="00000000" w14:paraId="00000112">
      <w:pPr>
        <w:widowControl w:val="0"/>
        <w:tabs>
          <w:tab w:val="left" w:leader="none" w:pos="284"/>
        </w:tabs>
        <w:rPr>
          <w:i w:val="1"/>
          <w:sz w:val="32"/>
          <w:szCs w:val="32"/>
        </w:rPr>
      </w:pPr>
      <w:sdt>
        <w:sdtPr>
          <w:tag w:val="goog_rdk_54"/>
        </w:sdtPr>
        <w:sdtContent>
          <w:commentRangeStart w:id="19"/>
        </w:sdtContent>
      </w:sdt>
      <w:r w:rsidDel="00000000" w:rsidR="00000000" w:rsidRPr="00000000">
        <w:rPr>
          <w:i w:val="1"/>
          <w:sz w:val="32"/>
          <w:szCs w:val="32"/>
          <w:rtl w:val="0"/>
        </w:rPr>
        <w:t xml:space="preserve">STSMs.   3x    be specific</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13">
      <w:pPr>
        <w:widowControl w:val="0"/>
        <w:tabs>
          <w:tab w:val="left" w:leader="none" w:pos="284"/>
        </w:tabs>
        <w:rPr>
          <w:i w:val="1"/>
          <w:sz w:val="32"/>
          <w:szCs w:val="32"/>
        </w:rPr>
      </w:pPr>
      <w:r w:rsidDel="00000000" w:rsidR="00000000" w:rsidRPr="00000000">
        <w:rPr>
          <w:i w:val="1"/>
          <w:sz w:val="32"/>
          <w:szCs w:val="32"/>
          <w:rtl w:val="0"/>
        </w:rPr>
        <w:t xml:space="preserve">Maintenance of website, tool</w:t>
      </w:r>
    </w:p>
    <w:p w:rsidR="00000000" w:rsidDel="00000000" w:rsidP="00000000" w:rsidRDefault="00000000" w:rsidRPr="00000000" w14:paraId="00000114">
      <w:pPr>
        <w:widowControl w:val="0"/>
        <w:tabs>
          <w:tab w:val="left" w:leader="none" w:pos="284"/>
        </w:tabs>
        <w:rPr>
          <w:i w:val="1"/>
          <w:sz w:val="32"/>
          <w:szCs w:val="32"/>
        </w:rPr>
      </w:pPr>
      <w:r w:rsidDel="00000000" w:rsidR="00000000" w:rsidRPr="00000000">
        <w:rPr>
          <w:i w:val="1"/>
          <w:sz w:val="32"/>
          <w:szCs w:val="32"/>
          <w:rtl w:val="0"/>
        </w:rPr>
        <w:t xml:space="preserve">compliance with privacy issues</w:t>
      </w:r>
    </w:p>
    <w:p w:rsidR="00000000" w:rsidDel="00000000" w:rsidP="00000000" w:rsidRDefault="00000000" w:rsidRPr="00000000" w14:paraId="00000115">
      <w:pPr>
        <w:widowControl w:val="0"/>
        <w:tabs>
          <w:tab w:val="left" w:leader="none" w:pos="284"/>
        </w:tabs>
        <w:rPr>
          <w:i w:val="1"/>
          <w:sz w:val="32"/>
          <w:szCs w:val="32"/>
        </w:rPr>
      </w:pPr>
      <w:r w:rsidDel="00000000" w:rsidR="00000000" w:rsidRPr="00000000">
        <w:rPr>
          <w:rtl w:val="0"/>
        </w:rPr>
      </w:r>
    </w:p>
    <w:p w:rsidR="00000000" w:rsidDel="00000000" w:rsidP="00000000" w:rsidRDefault="00000000" w:rsidRPr="00000000" w14:paraId="00000116">
      <w:pPr>
        <w:widowControl w:val="0"/>
        <w:tabs>
          <w:tab w:val="left" w:leader="none" w:pos="284"/>
        </w:tabs>
        <w:rPr>
          <w:i w:val="1"/>
          <w:sz w:val="32"/>
          <w:szCs w:val="32"/>
        </w:rPr>
      </w:pPr>
      <w:r w:rsidDel="00000000" w:rsidR="00000000" w:rsidRPr="00000000">
        <w:rPr>
          <w:rtl w:val="0"/>
        </w:rPr>
      </w:r>
    </w:p>
    <w:p w:rsidR="00000000" w:rsidDel="00000000" w:rsidP="00000000" w:rsidRDefault="00000000" w:rsidRPr="00000000" w14:paraId="00000117">
      <w:pPr>
        <w:widowControl w:val="0"/>
        <w:tabs>
          <w:tab w:val="left" w:leader="none" w:pos="284"/>
        </w:tabs>
        <w:rPr>
          <w:i w:val="1"/>
        </w:rPr>
      </w:pPr>
      <w:r w:rsidDel="00000000" w:rsidR="00000000" w:rsidRPr="00000000">
        <w:rPr>
          <w:rtl w:val="0"/>
        </w:rPr>
      </w:r>
    </w:p>
    <w:p w:rsidR="00000000" w:rsidDel="00000000" w:rsidP="00000000" w:rsidRDefault="00000000" w:rsidRPr="00000000" w14:paraId="00000118">
      <w:pPr>
        <w:pStyle w:val="Heading2"/>
        <w:widowControl w:val="0"/>
        <w:tabs>
          <w:tab w:val="left" w:leader="none" w:pos="284"/>
        </w:tabs>
        <w:ind w:left="0" w:firstLine="0"/>
        <w:rPr>
          <w:rFonts w:ascii="Calibri" w:cs="Calibri" w:eastAsia="Calibri" w:hAnsi="Calibri"/>
        </w:rPr>
      </w:pPr>
      <w:bookmarkStart w:colFirst="0" w:colLast="0" w:name="_heading=h.cy1leknha2kv" w:id="14"/>
      <w:bookmarkEnd w:id="14"/>
      <w:r w:rsidDel="00000000" w:rsidR="00000000" w:rsidRPr="00000000">
        <w:rPr>
          <w:rFonts w:ascii="Calibri" w:cs="Calibri" w:eastAsia="Calibri" w:hAnsi="Calibri"/>
          <w:rtl w:val="0"/>
        </w:rPr>
        <w:t xml:space="preserve">3.2 INTELLECTUAL PROPERTY RIGHTS CONSIDERATIONS</w:t>
      </w:r>
    </w:p>
    <w:p w:rsidR="00000000" w:rsidDel="00000000" w:rsidP="00000000" w:rsidRDefault="00000000" w:rsidRPr="00000000" w14:paraId="00000119">
      <w:pPr>
        <w:widowControl w:val="0"/>
        <w:tabs>
          <w:tab w:val="left" w:leader="none" w:pos="284"/>
        </w:tabs>
        <w:rPr>
          <w:i w:val="1"/>
        </w:rPr>
      </w:pPr>
      <w:r w:rsidDel="00000000" w:rsidR="00000000" w:rsidRPr="00000000">
        <w:rPr>
          <w:i w:val="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11A">
      <w:pPr>
        <w:widowControl w:val="0"/>
        <w:tabs>
          <w:tab w:val="left" w:leader="none" w:pos="284"/>
        </w:tabs>
        <w:rPr>
          <w:i w:val="1"/>
        </w:rPr>
      </w:pPr>
      <w:r w:rsidDel="00000000" w:rsidR="00000000" w:rsidRPr="00000000">
        <w:rPr>
          <w:rtl w:val="0"/>
        </w:rPr>
      </w:r>
    </w:p>
    <w:p w:rsidR="00000000" w:rsidDel="00000000" w:rsidP="00000000" w:rsidRDefault="00000000" w:rsidRPr="00000000" w14:paraId="0000011B">
      <w:pPr>
        <w:widowControl w:val="0"/>
        <w:tabs>
          <w:tab w:val="left" w:leader="none" w:pos="284"/>
        </w:tabs>
        <w:rPr>
          <w:color w:val="4a86e8"/>
        </w:rPr>
      </w:pPr>
      <w:r w:rsidDel="00000000" w:rsidR="00000000" w:rsidRPr="00000000">
        <w:rPr>
          <w:color w:val="4a86e8"/>
          <w:rtl w:val="0"/>
        </w:rPr>
        <w:t xml:space="preserve">Anastas : Whether or not the CIG will result with patent registration ? </w:t>
      </w:r>
    </w:p>
    <w:p w:rsidR="00000000" w:rsidDel="00000000" w:rsidP="00000000" w:rsidRDefault="00000000" w:rsidRPr="00000000" w14:paraId="0000011C">
      <w:pPr>
        <w:widowControl w:val="0"/>
        <w:tabs>
          <w:tab w:val="left" w:leader="none" w:pos="284"/>
        </w:tabs>
        <w:rPr>
          <w:color w:val="ff9900"/>
        </w:rPr>
      </w:pPr>
      <w:r w:rsidDel="00000000" w:rsidR="00000000" w:rsidRPr="00000000">
        <w:rPr>
          <w:color w:val="ff9900"/>
          <w:rtl w:val="0"/>
        </w:rPr>
        <w:t xml:space="preserve">Petre: This is probably related on how IPRs will be managed should they arise. Suggestion that needs to be refined:</w:t>
      </w:r>
    </w:p>
    <w:p w:rsidR="00000000" w:rsidDel="00000000" w:rsidP="00000000" w:rsidRDefault="00000000" w:rsidRPr="00000000" w14:paraId="0000011D">
      <w:pPr>
        <w:widowControl w:val="0"/>
        <w:numPr>
          <w:ilvl w:val="0"/>
          <w:numId w:val="14"/>
        </w:numPr>
        <w:tabs>
          <w:tab w:val="left" w:leader="none" w:pos="284"/>
        </w:tabs>
        <w:spacing w:after="0" w:afterAutospacing="0"/>
        <w:ind w:left="720" w:hanging="360"/>
        <w:rPr>
          <w:color w:val="ff9900"/>
          <w:u w:val="none"/>
        </w:rPr>
      </w:pPr>
      <w:r w:rsidDel="00000000" w:rsidR="00000000" w:rsidRPr="00000000">
        <w:rPr>
          <w:color w:val="ff9900"/>
          <w:rtl w:val="0"/>
        </w:rPr>
        <w:t xml:space="preserve">In the case that an IP is identified within the CIG, the following steps will be taken:</w:t>
      </w:r>
    </w:p>
    <w:p w:rsidR="00000000" w:rsidDel="00000000" w:rsidP="00000000" w:rsidRDefault="00000000" w:rsidRPr="00000000" w14:paraId="0000011E">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All participants involved in the activities that led to the IP will be identified by the CIG and sign confidentiality agreements.</w:t>
      </w:r>
    </w:p>
    <w:p w:rsidR="00000000" w:rsidDel="00000000" w:rsidP="00000000" w:rsidRDefault="00000000" w:rsidRPr="00000000" w14:paraId="0000011F">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The IP will be evaluated to establish the actual economic value of the innovation. </w:t>
      </w:r>
    </w:p>
    <w:p w:rsidR="00000000" w:rsidDel="00000000" w:rsidP="00000000" w:rsidRDefault="00000000" w:rsidRPr="00000000" w14:paraId="00000120">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Based on the value the CIG members involved in the IP will vote on one of the two directions:</w:t>
      </w:r>
    </w:p>
    <w:p w:rsidR="00000000" w:rsidDel="00000000" w:rsidP="00000000" w:rsidRDefault="00000000" w:rsidRPr="00000000" w14:paraId="00000121">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is of significant value, then the grant holder will initiate activities to start the IP protection procedure compensating the involved parties according to the institution's IP rules. All members involved in the innovation share the rights to compensation equally.</w:t>
      </w:r>
    </w:p>
    <w:p w:rsidR="00000000" w:rsidDel="00000000" w:rsidP="00000000" w:rsidRDefault="00000000" w:rsidRPr="00000000" w14:paraId="00000122">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is of significant value, but the members of CIG decide that its value is better applied to the product instead of protected and licenced, it will be kept as a trade secret. This decision will lead to all members of the CIG signing confidentiality agreement.</w:t>
      </w:r>
    </w:p>
    <w:p w:rsidR="00000000" w:rsidDel="00000000" w:rsidP="00000000" w:rsidRDefault="00000000" w:rsidRPr="00000000" w14:paraId="00000123">
      <w:pPr>
        <w:widowControl w:val="0"/>
        <w:numPr>
          <w:ilvl w:val="2"/>
          <w:numId w:val="14"/>
        </w:numPr>
        <w:tabs>
          <w:tab w:val="left" w:leader="none" w:pos="284"/>
        </w:tabs>
        <w:spacing w:after="0" w:afterAutospacing="0"/>
        <w:ind w:left="2160" w:hanging="360"/>
        <w:rPr>
          <w:color w:val="ff9900"/>
          <w:u w:val="none"/>
        </w:rPr>
      </w:pPr>
      <w:r w:rsidDel="00000000" w:rsidR="00000000" w:rsidRPr="00000000">
        <w:rPr>
          <w:color w:val="ff9900"/>
          <w:rtl w:val="0"/>
        </w:rPr>
        <w:t xml:space="preserve">If the IP doesn’t have economical potential to create enough value, it will be released in the public domain.</w:t>
      </w:r>
    </w:p>
    <w:p w:rsidR="00000000" w:rsidDel="00000000" w:rsidP="00000000" w:rsidRDefault="00000000" w:rsidRPr="00000000" w14:paraId="00000124">
      <w:pPr>
        <w:widowControl w:val="0"/>
        <w:numPr>
          <w:ilvl w:val="1"/>
          <w:numId w:val="14"/>
        </w:numPr>
        <w:tabs>
          <w:tab w:val="left" w:leader="none" w:pos="284"/>
        </w:tabs>
        <w:spacing w:after="0" w:afterAutospacing="0"/>
        <w:ind w:left="1440" w:hanging="360"/>
        <w:rPr>
          <w:color w:val="ff9900"/>
          <w:u w:val="none"/>
        </w:rPr>
      </w:pPr>
      <w:r w:rsidDel="00000000" w:rsidR="00000000" w:rsidRPr="00000000">
        <w:rPr>
          <w:color w:val="ff9900"/>
          <w:rtl w:val="0"/>
        </w:rPr>
        <w:t xml:space="preserve">The CIG members will modify the business plan to involve commercialization of the IP</w:t>
      </w:r>
    </w:p>
    <w:sdt>
      <w:sdtPr>
        <w:tag w:val="goog_rdk_56"/>
      </w:sdtPr>
      <w:sdtContent>
        <w:p w:rsidR="00000000" w:rsidDel="00000000" w:rsidP="00000000" w:rsidRDefault="00000000" w:rsidRPr="00000000" w14:paraId="00000125">
          <w:pPr>
            <w:widowControl w:val="0"/>
            <w:numPr>
              <w:ilvl w:val="0"/>
              <w:numId w:val="14"/>
            </w:numPr>
            <w:tabs>
              <w:tab w:val="left" w:leader="none" w:pos="284"/>
            </w:tabs>
            <w:ind w:left="720" w:hanging="360"/>
            <w:rPr>
              <w:ins w:author="Liana Stanca" w:id="10" w:date="2024-01-19T09:36:33Z"/>
              <w:color w:val="ff9900"/>
              <w:u w:val="none"/>
            </w:rPr>
          </w:pPr>
          <w:r w:rsidDel="00000000" w:rsidR="00000000" w:rsidRPr="00000000">
            <w:rPr>
              <w:color w:val="ff9900"/>
              <w:rtl w:val="0"/>
            </w:rPr>
            <w:t xml:space="preserve">All names related to the product being planned and developed will be copyrighted. </w:t>
          </w:r>
          <w:sdt>
            <w:sdtPr>
              <w:tag w:val="goog_rdk_55"/>
            </w:sdtPr>
            <w:sdtContent>
              <w:ins w:author="Liana Stanca" w:id="10" w:date="2024-01-19T09:36:33Z">
                <w:r w:rsidDel="00000000" w:rsidR="00000000" w:rsidRPr="00000000">
                  <w:rPr>
                    <w:rtl w:val="0"/>
                  </w:rPr>
                </w:r>
              </w:ins>
            </w:sdtContent>
          </w:sdt>
        </w:p>
      </w:sdtContent>
    </w:sdt>
    <w:sdt>
      <w:sdtPr>
        <w:tag w:val="goog_rdk_58"/>
      </w:sdtPr>
      <w:sdtContent>
        <w:p w:rsidR="00000000" w:rsidDel="00000000" w:rsidP="00000000" w:rsidRDefault="00000000" w:rsidRPr="00000000" w14:paraId="00000126">
          <w:pPr>
            <w:widowControl w:val="0"/>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rPr>
              <w:ins w:author="Liana Stanca" w:id="10" w:date="2024-01-19T09:36:33Z"/>
              <w:color w:val="ff9900"/>
            </w:rPr>
          </w:pPr>
          <w:sdt>
            <w:sdtPr>
              <w:tag w:val="goog_rdk_57"/>
            </w:sdtPr>
            <w:sdtContent>
              <w:ins w:author="Liana Stanca" w:id="10" w:date="2024-01-19T09:36:33Z">
                <w:r w:rsidDel="00000000" w:rsidR="00000000" w:rsidRPr="00000000">
                  <w:rPr>
                    <w:color w:val="ff9900"/>
                    <w:rtl w:val="0"/>
                  </w:rPr>
                  <w:t xml:space="preserve">Education and Awareness:</w:t>
                </w:r>
              </w:ins>
            </w:sdtContent>
          </w:sdt>
        </w:p>
      </w:sdtContent>
    </w:sdt>
    <w:sdt>
      <w:sdtPr>
        <w:tag w:val="goog_rdk_60"/>
      </w:sdtPr>
      <w:sdtContent>
        <w:p w:rsidR="00000000" w:rsidDel="00000000" w:rsidP="00000000" w:rsidRDefault="00000000" w:rsidRPr="00000000" w14:paraId="00000127">
          <w:pPr>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10" w:date="2024-01-19T09:36:33Z"/>
              <w:rFonts w:ascii="Times New Roman" w:cs="Times New Roman" w:eastAsia="Times New Roman" w:hAnsi="Times New Roman"/>
            </w:rPr>
          </w:pPr>
          <w:sdt>
            <w:sdtPr>
              <w:tag w:val="goog_rdk_59"/>
            </w:sdtPr>
            <w:sdtContent>
              <w:ins w:author="Liana Stanca" w:id="10" w:date="2024-01-19T09:36:33Z">
                <w:r w:rsidDel="00000000" w:rsidR="00000000" w:rsidRPr="00000000">
                  <w:rPr>
                    <w:color w:val="ff9900"/>
                    <w:rtl w:val="0"/>
                  </w:rPr>
                  <w:t xml:space="preserve">Implement an education and awareness program within the CIG to ensure that all participants understand the importance of intellectual property and their roles in its protection.</w:t>
                </w:r>
              </w:ins>
            </w:sdtContent>
          </w:sdt>
        </w:p>
      </w:sdtContent>
    </w:sdt>
    <w:sdt>
      <w:sdtPr>
        <w:tag w:val="goog_rdk_62"/>
      </w:sdtPr>
      <w:sdtContent>
        <w:p w:rsidR="00000000" w:rsidDel="00000000" w:rsidP="00000000" w:rsidRDefault="00000000" w:rsidRPr="00000000" w14:paraId="00000128">
          <w:pPr>
            <w:widowControl w:val="0"/>
            <w:numPr>
              <w:ilvl w:val="0"/>
              <w:numId w:val="9"/>
            </w:numPr>
            <w:pBdr>
              <w:top w:color="d9d9e3" w:space="0" w:sz="0" w:val="none"/>
              <w:left w:color="d9d9e3" w:space="0" w:sz="0" w:val="none"/>
              <w:bottom w:color="d9d9e3" w:space="0" w:sz="0" w:val="none"/>
              <w:right w:color="d9d9e3" w:space="0" w:sz="0" w:val="none"/>
              <w:between w:color="d9d9e3" w:space="0" w:sz="0" w:val="none"/>
            </w:pBdr>
            <w:tabs>
              <w:tab w:val="left" w:leader="none" w:pos="284"/>
            </w:tabs>
            <w:spacing w:after="0" w:lineRule="auto"/>
            <w:ind w:left="720" w:hanging="360"/>
            <w:rPr>
              <w:ins w:author="Liana Stanca" w:id="10" w:date="2024-01-19T09:36:33Z"/>
              <w:rFonts w:ascii="Times New Roman" w:cs="Times New Roman" w:eastAsia="Times New Roman" w:hAnsi="Times New Roman"/>
            </w:rPr>
          </w:pPr>
          <w:sdt>
            <w:sdtPr>
              <w:tag w:val="goog_rdk_61"/>
            </w:sdtPr>
            <w:sdtContent>
              <w:ins w:author="Liana Stanca" w:id="10" w:date="2024-01-19T09:36:33Z">
                <w:r w:rsidDel="00000000" w:rsidR="00000000" w:rsidRPr="00000000">
                  <w:rPr>
                    <w:color w:val="ff9900"/>
                    <w:rtl w:val="0"/>
                  </w:rPr>
                  <w:t xml:space="preserve">Conduct workshops or training sessions to familiarize participants with the IP-related procedures and the significance of confidentiality agreements.</w:t>
                </w:r>
              </w:ins>
            </w:sdtContent>
          </w:sdt>
        </w:p>
      </w:sdtContent>
    </w:sdt>
    <w:p w:rsidR="00000000" w:rsidDel="00000000" w:rsidP="00000000" w:rsidRDefault="00000000" w:rsidRPr="00000000" w14:paraId="00000129">
      <w:pPr>
        <w:widowControl w:val="0"/>
        <w:numPr>
          <w:ilvl w:val="0"/>
          <w:numId w:val="14"/>
        </w:numPr>
        <w:tabs>
          <w:tab w:val="left" w:leader="none" w:pos="284"/>
        </w:tabs>
        <w:ind w:left="720" w:hanging="360"/>
        <w:rPr>
          <w:color w:val="ff9900"/>
          <w:u w:val="none"/>
        </w:rPr>
      </w:pPr>
      <w:r w:rsidDel="00000000" w:rsidR="00000000" w:rsidRPr="00000000">
        <w:rPr>
          <w:rtl w:val="0"/>
        </w:rPr>
      </w:r>
    </w:p>
    <w:p w:rsidR="00000000" w:rsidDel="00000000" w:rsidP="00000000" w:rsidRDefault="00000000" w:rsidRPr="00000000" w14:paraId="0000012A">
      <w:pPr>
        <w:widowControl w:val="0"/>
        <w:tabs>
          <w:tab w:val="left" w:leader="none" w:pos="284"/>
        </w:tabs>
        <w:rPr>
          <w:i w:val="1"/>
        </w:rPr>
      </w:pPr>
      <w:r w:rsidDel="00000000" w:rsidR="00000000" w:rsidRPr="00000000">
        <w:rPr>
          <w:i w:val="1"/>
          <w:rtl w:val="0"/>
        </w:rPr>
        <w:t xml:space="preserve">Background: </w:t>
      </w:r>
    </w:p>
    <w:p w:rsidR="00000000" w:rsidDel="00000000" w:rsidP="00000000" w:rsidRDefault="00000000" w:rsidRPr="00000000" w14:paraId="0000012B">
      <w:pPr>
        <w:widowControl w:val="0"/>
        <w:tabs>
          <w:tab w:val="left" w:leader="none" w:pos="284"/>
        </w:tabs>
        <w:rPr>
          <w:i w:val="1"/>
        </w:rPr>
      </w:pPr>
      <w:r w:rsidDel="00000000" w:rsidR="00000000" w:rsidRPr="00000000">
        <w:rPr>
          <w:i w:val="1"/>
          <w:rtl w:val="0"/>
        </w:rPr>
        <w:t xml:space="preserve">Intellectual Property (IP) protection helps inventors create value from their ideas, turning inspiration into sustainable business success</w:t>
      </w:r>
      <w:r w:rsidDel="00000000" w:rsidR="00000000" w:rsidRPr="00000000">
        <w:rPr>
          <w:i w:val="1"/>
          <w:vertAlign w:val="superscript"/>
        </w:rPr>
        <w:footnoteReference w:customMarkFollows="0" w:id="4"/>
      </w:r>
      <w:r w:rsidDel="00000000" w:rsidR="00000000" w:rsidRPr="00000000">
        <w:rPr>
          <w:i w:val="1"/>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12C">
      <w:pPr>
        <w:widowControl w:val="0"/>
        <w:tabs>
          <w:tab w:val="left" w:leader="none" w:pos="284"/>
        </w:tabs>
        <w:rPr>
          <w:i w:val="1"/>
        </w:rPr>
      </w:pPr>
      <w:r w:rsidDel="00000000" w:rsidR="00000000" w:rsidRPr="00000000">
        <w:rPr>
          <w:i w:val="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12D">
      <w:pPr>
        <w:widowControl w:val="0"/>
        <w:tabs>
          <w:tab w:val="left" w:leader="none" w:pos="284"/>
        </w:tabs>
        <w:rPr>
          <w:i w:val="1"/>
        </w:rPr>
      </w:pPr>
      <w:r w:rsidDel="00000000" w:rsidR="00000000" w:rsidRPr="00000000">
        <w:rPr>
          <w:i w:val="1"/>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i w:val="1"/>
          <w:vertAlign w:val="superscript"/>
        </w:rPr>
        <w:footnoteReference w:customMarkFollows="0" w:id="5"/>
      </w:r>
      <w:r w:rsidDel="00000000" w:rsidR="00000000" w:rsidRPr="00000000">
        <w:rPr>
          <w:i w:val="1"/>
          <w:rtl w:val="0"/>
        </w:rPr>
        <w:t xml:space="preserve">. Developing an IP policy is one of the main principles of this Code of Practice. </w:t>
      </w:r>
    </w:p>
    <w:p w:rsidR="00000000" w:rsidDel="00000000" w:rsidP="00000000" w:rsidRDefault="00000000" w:rsidRPr="00000000" w14:paraId="0000012E">
      <w:pPr>
        <w:widowControl w:val="0"/>
        <w:tabs>
          <w:tab w:val="left" w:leader="none" w:pos="284"/>
        </w:tabs>
        <w:rPr>
          <w:i w:val="1"/>
        </w:rPr>
      </w:pPr>
      <w:r w:rsidDel="00000000" w:rsidR="00000000" w:rsidRPr="00000000">
        <w:rPr>
          <w:i w:val="1"/>
          <w:rtl w:val="0"/>
        </w:rPr>
        <w:t xml:space="preserve">In order to develop this IPR Plan, CIG applicants are recommended to consult the European IPR Helpdesk (</w:t>
      </w:r>
      <w:hyperlink r:id="rId10">
        <w:r w:rsidDel="00000000" w:rsidR="00000000" w:rsidRPr="00000000">
          <w:rPr>
            <w:i w:val="1"/>
            <w:u w:val="single"/>
            <w:rtl w:val="0"/>
          </w:rPr>
          <w:t xml:space="preserve">www.iprhelpdesk.eu</w:t>
        </w:r>
      </w:hyperlink>
      <w:r w:rsidDel="00000000" w:rsidR="00000000" w:rsidRPr="00000000">
        <w:rPr>
          <w:i w:val="1"/>
          <w:rtl w:val="0"/>
        </w:rPr>
        <w:t xml:space="preserve">) for available materials</w:t>
      </w:r>
      <w:r w:rsidDel="00000000" w:rsidR="00000000" w:rsidRPr="00000000">
        <w:rPr>
          <w:i w:val="1"/>
          <w:vertAlign w:val="superscript"/>
        </w:rPr>
        <w:footnoteReference w:customMarkFollows="0" w:id="6"/>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r>
    </w:p>
    <w:tbl>
      <w:tblPr>
        <w:tblStyle w:val="Table2"/>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Kick off meeting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Audrius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5">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6">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A">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B">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tabs>
                <w:tab w:val="left" w:leader="none" w:pos="284"/>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4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150">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2">
      <w:pPr>
        <w:widowControl w:val="0"/>
        <w:tabs>
          <w:tab w:val="left" w:leader="none" w:pos="284"/>
        </w:tabs>
        <w:rPr>
          <w:i w:val="1"/>
        </w:rPr>
      </w:pPr>
      <w:r w:rsidDel="00000000" w:rsidR="00000000" w:rsidRPr="00000000">
        <w:rPr>
          <w:rtl w:val="0"/>
        </w:rPr>
        <w:t xml:space="preserve">Total budget requested may not exceed 125 000 EUR, including FSAC. </w:t>
      </w:r>
      <w:r w:rsidDel="00000000" w:rsidR="00000000" w:rsidRPr="00000000">
        <w:rPr>
          <w:rtl w:val="0"/>
        </w:rPr>
      </w:r>
    </w:p>
    <w:p w:rsidR="00000000" w:rsidDel="00000000" w:rsidP="00000000" w:rsidRDefault="00000000" w:rsidRPr="00000000" w14:paraId="00000153">
      <w:pPr>
        <w:rPr>
          <w:i w:val="1"/>
        </w:rPr>
      </w:pPr>
      <w:r w:rsidDel="00000000" w:rsidR="00000000" w:rsidRPr="00000000">
        <w:rPr>
          <w:rtl w:val="0"/>
        </w:rPr>
      </w:r>
    </w:p>
    <w:p w:rsidR="00000000" w:rsidDel="00000000" w:rsidP="00000000" w:rsidRDefault="00000000" w:rsidRPr="00000000" w14:paraId="00000154">
      <w:pPr>
        <w:rPr>
          <w:color w:val="000000"/>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851" w:top="1418" w:left="1418" w:right="1418"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etre Lameski" w:id="4" w:date="2024-01-18T23:11:5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several platforms that already offer XAI: IBM Watson OpenScale, FICO,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SAS, Amazon SageMaker Clarify is another product, Google Cloud Explainable AI, Azure also offers tools for explainability and even a responsible AI score card.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added value that the XAI tool we propose would offer that is not already present on the market? A cheaper solution? Or maybe we focus on a more transparent, open source platform that would allow self assessment of black box models using state of the art tools? Why would a company use our product instead of Cloud subscription? (Tools usually come free with renting computing nodes and storage). Maybe we develop a tool that explains and checks for Policy Alignment and Regulatory Compliance at the same time.</w:t>
      </w:r>
    </w:p>
  </w:comment>
  <w:comment w:author="Peter Schwendner" w:id="5" w:date="2024-01-19T09:31:30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That's a very good point! As the project also does not fund the actual research cost but only meetings, I wonder how a SaaS service can be developed. Wouldn't an open source workflow that uses existing components be more realistic? This workflow could be illustrated in a paper but does not need a standalone implementation.</w:t>
      </w:r>
    </w:p>
  </w:comment>
  <w:comment w:author="Peter Schwendner" w:id="6" w:date="2024-01-19T10:05:25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Peter Schwendner" w:id="7" w:date="2024-01-19T10:08:11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Peter Schwendner" w:id="14" w:date="2024-01-19T10:22:5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form of a playground with simulated data to learn about XAI? Or specifically in a production environment used by the financial service providers?</w:t>
      </w:r>
    </w:p>
  </w:comment>
  <w:comment w:author="Vlora Berisha" w:id="10" w:date="2024-01-18T14:20:36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Operationalizing XAI in Finance: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proposal takes the concept of XAI in Finance from theoretical frameworks to practical implementation, showcasing the viability and sensibility of the solution through a fusion of fundamental and applied research on Explainable AI.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operationalization adds tangible value compared to a mere continuation of the Action, bridging the gap between theoretical concepts and real-world applications.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Integration of AI Algorithms for MSMEs: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solution integrates AI algorithms specifically designed to meet the data analytics demands of MSMEs in Finance.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tailored integration goes beyond generic AI applications, directly addressing the unique needs of MSMEs in the financial sector and providing a competitive advantage over generic solutions.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Advancement in Financial Services Technologies: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XAI tool, coupled with AI algorithms, facilitates the adoption of Financial Services Technologies, including blockchain and AI approaches.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The proposed solution positions itself at the forefront of technological advancements, enabling MSMEs to embrace cutting-edge technologies for improved financial decision-making.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Enhanced Visualisation for Decision-Making: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Novelty: The solution goes beyond traditional XAI methods by offering enhanced visualizations that allow users to track the decision-making process visually.</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Added Value: This visual aspect refines outputs, focusing on the reasons behind specific decisions. Leveraging techniques such as LIME, SHAPLEY, and other XAI methods boosts the accuracy of classification and credit scoring, providing a more comprehensive and interpretable decision-making process.</w:t>
      </w:r>
    </w:p>
  </w:comment>
  <w:comment w:author="Vlora Berisha" w:id="2" w:date="2024-01-18T14:17:4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CIG addresses the practical challenge of limited access to advanced financial technologies and data analytics tools among underserved Micro, Small, and Medium Enterprises (MSMEs). These businesses often need more human and IT resources for complex market analysis, leading to uncertainty in decision-making. The proposed solution focuses on promoting Fintech technologies and providing an accessible tool with transparent data analytics for MSMEs. The target group for this initiative is MSMEs seeking reliable data for informed decision-making.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MSMEs need informed decisions on several areas where they need trustworthy and reliable data: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The Case study and prototype would concentrate one of the areas as follows: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 Business planning;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tab/>
        <w:t xml:space="preserve">- Financial solutions for a securities' portfolio;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tab/>
        <w:t xml:space="preserve">- Price discounts;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w:t>
        <w:tab/>
        <w:t xml:space="preserve">- Other economic scenarios.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Technologies for Business analytics: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tab/>
        <w:t xml:space="preserve">Machine learning, Data Science - deep learning, neuron networks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tab/>
        <w:t xml:space="preserve">LLM, NLP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 customized tool for XAI provides justification and argumentation why the selected recommendation should be applied by the decision makers.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customized tool for XAI in Finance would acquire the parameters that are apt to explainability and interpretability.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customized tool for XAI in Finance would generate explanation for the responsible manager to make an informed decision.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tool would employ sophisticated algorithms to analyze financial data, ensuring accurate and context-specific explanations for decision makers.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Featuring a user-friendly interface with visualizations, it allows decision makers to interactively explore and understand the justification, fostering transparency and trust in the XAI system.</w:t>
      </w:r>
    </w:p>
  </w:comment>
  <w:comment w:author="Vlora Berisha" w:id="8" w:date="2024-01-18T14:18:25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propose developing a SaaS prototype for the finance sector in a Cloud Computing environment. The prototype will offer an Explainable Artificial Intelligence (XAI) tool, providing interpretability in financial decision-making. The outcomes of this project include: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 robust SaaS prototype.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A customized XAI tool.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Web accessibility.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Integration of cutting-edge machine learning algorithms.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Comprehensive explanations for inferred results.</w:t>
      </w:r>
    </w:p>
  </w:comment>
  <w:comment w:author="Vlora Berisha" w:id="9" w:date="2024-01-18T14:19:49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Develop a Customized XAI Tool: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Create a specialized XAI tool for a defined domain in Finance and target specific AI algorithms for decision-makers in MSMEs.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Deliver a Web-Accessible SaaS Solution: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Develop the solution as a Software as a Service (SaaS) accessible online.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3Utilize Open Source or Open Accessible Systems: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Investigate and employ open source or open accessible systems to realize the customized XAI tool for Finance.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Address Digital Divide for Underserved MSMEs: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Recognize the potential digital divide in MSMEs due to rapid IT and AI advancements.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Explore the Efficiency of Open Source Solutions: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 xml:space="preserve">Evaluate the opportunities and risks associated with emerging open-source solutions in the context of AI.</w:t>
      </w:r>
    </w:p>
  </w:comment>
  <w:comment w:author="Alessandra Tanda" w:id="15" w:date="2024-01-19T09:26:53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say we differentiate content according to audience type? I added this sentence to merge previous comments</w:t>
      </w:r>
    </w:p>
  </w:comment>
  <w:comment w:author="Rezarta PERRI" w:id="16" w:date="2024-01-19T09:28:23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w:t>
      </w:r>
    </w:p>
  </w:comment>
  <w:comment w:author="Rezarta PERRI" w:id="17" w:date="2024-01-19T10:11:44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 your idea on posting brief explaining videos is very appealing especially for reaching the younger generation, whose approach to learning is more proned towards video usage.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 Tanda reacted with 😉 at 2024-01-19 03:58 AM</w:t>
      </w:r>
    </w:p>
  </w:comment>
  <w:comment w:author="haluk citci" w:id="3" w:date="2024-01-19T05:27:51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MSMEs need informed decisions on several areas where they need trustworthy and reliable data: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Case study and prototype would concentrate one of the areas as follows: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Business planning: to provide insights into strategic planning and resource allocation;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Financial solutions for a securities’ portfolio: to assist in investment decisions;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Price discounts: to offer recommendations fo pricing strategies;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economic scenarios: to simulate and evaluate various economic conditions.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Technologies for Business analytics: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 learning, Data Science - deep learning, neuron networks: to employ deep learning and neural networks for analyses;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LLM, NLP: to enhance interpretability and understanding of textual data.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Explainability and Interpretability: A customized tool for XAI in Finance would acquire the parameters that are apt to explainability and interpretability.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Managerial Understanding: The customized tool for XAI in Finance would generate explanation for the responsible manager to make an informed decision.</w:t>
      </w:r>
    </w:p>
  </w:comment>
  <w:comment w:author="Peter Schwendner" w:id="13" w:date="2024-01-19T09:20:13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all of these target groups really need the blockchain part of the project? Academia, public institutions and private users usually don't need to prove the validity of the link between input and output data.</w:t>
      </w:r>
    </w:p>
  </w:comment>
  <w:comment w:author="Liana Stanca" w:id="11" w:date="2024-01-19T09:27:3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suggest adding: This approach aligns with psychological theories, demonstrating that dashboards are instrumental in reducing decision-making times and enhancing user engagement. Our toolkit not only enhances decision visualization but also empowers users with real-time decision-making capabilities through user-friendly dashboards. These dashboards are designed to simplify complex information, allowing users to grasp critical insights swiftly. In line with psychological theories highlighting the efficiency of dashboards, our approach not only ensures accurate and transparent decision outputs but also contributes to shorter decision-making times, fostering a seamless and engaging user experience.</w:t>
      </w:r>
    </w:p>
  </w:comment>
  <w:comment w:author="Vlora Berisha" w:id="1" w:date="2024-01-18T14:17:09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proposed project seeks to revolutionize the landscape for Micro- and Small and Medium-Sized Enterprises (MSMEs) by introducing a Software as a Service eXplainable Artificial Intelligence (SaaS XAI) tool for Finance. The innovation potential of this solution lies in its ability to provide a comprehensive and affordable suite of data analytics and AI services accessible in a Cloud Computing environment. This transformative tool is designed to enhance decision-making capabilities across various dimensions of MSME operations significantly.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Analysis of Customers' Behavior: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of the core functionalities of the SaaS XAI tool is the in-depth analysis of customers' behaviour. This feature provides MSMEs with myriad options to understand and respond to customer preferences, enabling them to tailor their strategies and offerings in real-time.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Business Analytics: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 extends its innovation to diverse business analytics applications, including price optimization, market testing, cash flow and revenue analysis, predictions, and business planning. This holistic approach ensures that MSMEs have the analytical tools necessary to navigate the complexities of their specific application areas.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Supply Chain Optimization: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critical aspect of the proposed solution is its capability for supply chain optimization. By analyzing real-time data for transparency, improving demand forecasting accuracy, and enhancing inventory management, the tool empowers MSMEs to build agile and efficient supply chains, ensuring responsiveness to market dynamics.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Risk Management: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SaaS XAI tool offers robust risk management functionalities, from implementing AI for fraud detection to assessing and managing business risks. Real-time risk assessments and support for strategic decision-making in risk mitigation position the tool as an indispensable ally in safeguarding MSMEs against potential threats.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Employee Productivity and Performance Analysis: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 provides features to analyze data, optimize employee productivity, offer in</w:t>
      </w:r>
    </w:p>
  </w:comment>
  <w:comment w:author="Audrius Kabasinskas" w:id="18" w:date="2024-01-19T14:04: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Kaunas :)</w:t>
      </w:r>
    </w:p>
  </w:comment>
  <w:comment w:author="Petre Lameski" w:id="0" w:date="2024-01-16T09:27:11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Innovation Potential: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 To what extent does the application describe an innovation challenge, problem or need that is real, relevant, and timely?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Q2: To what extent is the proposed solution innovative, feasible, and adequate in addressing the problem or need described above?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Impact: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Q3: To what extent does the application describe expected impacts that are both significant and credible (realistic)?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Q4: To what extent is the plan for exploitation both realistic and adequate?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for implementing the CIG: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Q5: To what extent are the work plan and the team appropriate for achieving the stated objectives of the CIG?</w:t>
      </w:r>
    </w:p>
  </w:comment>
  <w:comment w:author="Vlora Berisha" w:id="12" w:date="2024-01-18T14:21:1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tab/>
        <w:t xml:space="preserve">FinTech industry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FinTech industry will benefit from improved credit scoring, evaluation tools, and compliance reporting. Implementing these solutions will promote ethical and transparent decision-making, aligning with regulatory directives and improving the efficiency and trustworthiness of financial services.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tab/>
        <w:t xml:space="preserve">Public Institutions, Market Regulators, and Supervisors: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XAI toolkit empowers public institutions to set AI standards compliant with EU regulations. It helps regulators ensure compliance and ethical practices in finance, verifying fairness and legality and addressing biases in automated systems for a trustworthy financial ecosystem.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tab/>
        <w:t xml:space="preserve">Academia: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toolkit is a valuable teaching tool for explainable AI that helps educate future professionals on AI's intricacies and ethical considerations. Immediate integration into academic curricula will equip students with essential knowledge and skills in the rapidly evolving field. Preparing a workforce that understands the complexities of AI will benefit academia and contribute to responsible advancements in the field.</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tab/>
        <w:t xml:space="preserve">Private Users: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toolkit's transparency benefits private users, empowering them to trust the decision-making processes affecting their financial well-being. As it becomes a staple in enhancing transparency, it will increase user confidence and informed decision-making, strengthening the relationship between financial service providers and their clients.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tab/>
        <w:t xml:space="preserve">Policy Makers and Public Bodies: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XAI toolkit helps align with regulations like the EU AI Act, aiding compliance efforts and clarifying XAI's role within regulatory frameworks. It supports responsible AI use and promotes innovation while ensuring ethical and transparent AI practices.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tab/>
        <w:t xml:space="preserve">Knowledge Actors, Associations, and Industry Groups: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open-source toolkit promotes knowledge sharing, while the European XAI Standard benefits industry associations. Collaboration and adherence to standards foster ethical AI use across sectors.</w:t>
      </w:r>
    </w:p>
  </w:comment>
  <w:comment w:author="Roman Matkovskyy" w:id="19" w:date="2024-01-19T10:46:42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per each group (1.5K each max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B" w15:done="0"/>
  <w15:commentEx w15:paraId="0000016C" w15:paraIdParent="0000016B" w15:done="0"/>
  <w15:commentEx w15:paraId="0000016D" w15:paraIdParent="0000016B" w15:done="0"/>
  <w15:commentEx w15:paraId="0000016E" w15:paraIdParent="0000016B" w15:done="0"/>
  <w15:commentEx w15:paraId="0000016F" w15:done="0"/>
  <w15:commentEx w15:paraId="0000017E" w15:done="0"/>
  <w15:commentEx w15:paraId="0000018F" w15:done="0"/>
  <w15:commentEx w15:paraId="00000195" w15:done="0"/>
  <w15:commentEx w15:paraId="000001A1" w15:done="0"/>
  <w15:commentEx w15:paraId="000001A2" w15:done="0"/>
  <w15:commentEx w15:paraId="000001A3" w15:paraIdParent="000001A2" w15:done="0"/>
  <w15:commentEx w15:paraId="000001A6" w15:paraIdParent="000001A2" w15:done="0"/>
  <w15:commentEx w15:paraId="000001B3" w15:done="0"/>
  <w15:commentEx w15:paraId="000001B4" w15:done="0"/>
  <w15:commentEx w15:paraId="000001B5" w15:done="0"/>
  <w15:commentEx w15:paraId="000001C0" w15:done="0"/>
  <w15:commentEx w15:paraId="000001C1" w15:done="0"/>
  <w15:commentEx w15:paraId="000001C9" w15:done="0"/>
  <w15:commentEx w15:paraId="000001D5" w15:done="0"/>
  <w15:commentEx w15:paraId="000001D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3.jpg"/>
          <a:graphic>
            <a:graphicData uri="http://schemas.openxmlformats.org/drawingml/2006/picture">
              <pic:pic>
                <pic:nvPicPr>
                  <pic:cNvPr descr="Graphical user interface, application&#10;&#10;Description automatically generated" id="0" name="image3.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5769525" cy="5495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2">
    <w:p w:rsidR="00000000" w:rsidDel="00000000" w:rsidP="00000000" w:rsidRDefault="00000000" w:rsidRPr="00000000" w14:paraId="00000161">
      <w:pPr>
        <w:spacing w:after="0" w:lineRule="auto"/>
        <w:rPr>
          <w:sz w:val="16"/>
          <w:szCs w:val="16"/>
          <w:vertAlign w:val="superscript"/>
        </w:rPr>
      </w:pPr>
      <w:r w:rsidDel="00000000" w:rsidR="00000000" w:rsidRPr="00000000">
        <w:rPr>
          <w:rStyle w:val="FootnoteReference"/>
          <w:vertAlign w:val="superscript"/>
        </w:rPr>
        <w:footnoteRef/>
      </w:r>
      <w:r w:rsidDel="00000000" w:rsidR="00000000" w:rsidRPr="00000000">
        <w:rPr>
          <w:rtl w:val="0"/>
        </w:rPr>
      </w:r>
    </w:p>
  </w:footnote>
  <w:footnote w:id="4">
    <w:p w:rsidR="00000000" w:rsidDel="00000000" w:rsidP="00000000" w:rsidRDefault="00000000" w:rsidRPr="00000000" w14:paraId="00000162">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Intellectual Property Office (IPO) </w:t>
      </w:r>
      <w:hyperlink r:id="rId1">
        <w:r w:rsidDel="00000000" w:rsidR="00000000" w:rsidRPr="00000000">
          <w:rPr>
            <w:color w:val="263264"/>
            <w:sz w:val="16"/>
            <w:szCs w:val="16"/>
            <w:u w:val="single"/>
            <w:rtl w:val="0"/>
          </w:rPr>
          <w:t xml:space="preserve">http://www.ipo.gov.uk/ip4b.htm</w:t>
        </w:r>
      </w:hyperlink>
      <w:r w:rsidDel="00000000" w:rsidR="00000000" w:rsidRPr="00000000">
        <w:rPr>
          <w:sz w:val="16"/>
          <w:szCs w:val="16"/>
          <w:rtl w:val="0"/>
        </w:rPr>
        <w:t xml:space="preserve"> </w:t>
      </w:r>
    </w:p>
  </w:footnote>
  <w:footnote w:id="5">
    <w:p w:rsidR="00000000" w:rsidDel="00000000" w:rsidP="00000000" w:rsidRDefault="00000000" w:rsidRPr="00000000" w14:paraId="00000163">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Commission Recommendation C (2008) 1329 of 10.4.2008 on the management of intellectual property in knowledge transfer activities and the Code of Practice for universities and other public research organisations </w:t>
      </w:r>
      <w:hyperlink r:id="rId2">
        <w:r w:rsidDel="00000000" w:rsidR="00000000" w:rsidRPr="00000000">
          <w:rPr>
            <w:color w:val="263264"/>
            <w:sz w:val="16"/>
            <w:szCs w:val="16"/>
            <w:u w:val="single"/>
            <w:rtl w:val="0"/>
          </w:rPr>
          <w:t xml:space="preserve">https://ec.europa.eu/invest-in-research/pdf/ip_recommendation_en.pdf</w:t>
        </w:r>
      </w:hyperlink>
      <w:r w:rsidDel="00000000" w:rsidR="00000000" w:rsidRPr="00000000">
        <w:rPr>
          <w:rtl w:val="0"/>
        </w:rPr>
      </w:r>
    </w:p>
  </w:footnote>
  <w:footnote w:id="6">
    <w:p w:rsidR="00000000" w:rsidDel="00000000" w:rsidP="00000000" w:rsidRDefault="00000000" w:rsidRPr="00000000" w14:paraId="00000164">
      <w:pPr>
        <w:spacing w:after="0" w:lineRule="auto"/>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hyperlink r:id="rId3">
        <w:r w:rsidDel="00000000" w:rsidR="00000000" w:rsidRPr="00000000">
          <w:rPr>
            <w:color w:val="263264"/>
            <w:sz w:val="16"/>
            <w:szCs w:val="16"/>
            <w:u w:val="single"/>
            <w:rtl w:val="0"/>
          </w:rPr>
          <w:t xml:space="preserve">https://www.iprhelpdesk.eu/home</w:t>
        </w:r>
      </w:hyperlink>
      <w:r w:rsidDel="00000000" w:rsidR="00000000" w:rsidRPr="00000000">
        <w:rPr>
          <w:sz w:val="16"/>
          <w:szCs w:val="16"/>
          <w:rtl w:val="0"/>
        </w:rPr>
        <w:t xml:space="preserve">; </w:t>
      </w:r>
      <w:hyperlink r:id="rId4">
        <w:r w:rsidDel="00000000" w:rsidR="00000000" w:rsidRPr="00000000">
          <w:rPr>
            <w:color w:val="263264"/>
            <w:sz w:val="16"/>
            <w:szCs w:val="16"/>
            <w:u w:val="single"/>
            <w:rtl w:val="0"/>
          </w:rPr>
          <w:t xml:space="preserve">Intellectual Property Helpdesk (europa.eu)</w:t>
        </w:r>
      </w:hyperlink>
      <w:r w:rsidDel="00000000" w:rsidR="00000000" w:rsidRPr="00000000">
        <w:rPr>
          <w:sz w:val="16"/>
          <w:szCs w:val="16"/>
          <w:rtl w:val="0"/>
        </w:rPr>
        <w:t xml:space="preserve">; </w:t>
      </w:r>
      <w:hyperlink r:id="rId5">
        <w:r w:rsidDel="00000000" w:rsidR="00000000" w:rsidRPr="00000000">
          <w:rPr>
            <w:color w:val="263264"/>
            <w:sz w:val="16"/>
            <w:szCs w:val="16"/>
            <w:u w:val="single"/>
            <w:rtl w:val="0"/>
          </w:rPr>
          <w:t xml:space="preserve">https://euipo.europa.eu/ohimportal/en</w:t>
        </w:r>
      </w:hyperlink>
      <w:r w:rsidDel="00000000" w:rsidR="00000000" w:rsidRPr="00000000">
        <w:rPr>
          <w:rtl w:val="0"/>
        </w:rPr>
      </w:r>
    </w:p>
  </w:footnote>
  <w:footnote w:id="0">
    <w:p w:rsidR="00000000" w:rsidDel="00000000" w:rsidP="00000000" w:rsidRDefault="00000000" w:rsidRPr="00000000" w14:paraId="00000165">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 European Approach to artificial intelligence (</w:t>
      </w:r>
      <w:hyperlink r:id="rId6">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Fonts w:ascii="Times New Roman" w:cs="Times New Roman" w:eastAsia="Times New Roman" w:hAnsi="Times New Roman"/>
          <w:sz w:val="16"/>
          <w:szCs w:val="16"/>
          <w:rtl w:val="0"/>
        </w:rPr>
        <w:t xml:space="preserve">), the EU Digital Finance Package (</w:t>
      </w:r>
      <w:hyperlink r:id="rId7">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166">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8">
        <w:r w:rsidDel="00000000" w:rsidR="00000000" w:rsidRPr="00000000">
          <w:rPr>
            <w:rFonts w:ascii="Times New Roman" w:cs="Times New Roman" w:eastAsia="Times New Roman" w:hAnsi="Times New Roman"/>
            <w:color w:val="1155cc"/>
            <w:sz w:val="16"/>
            <w:szCs w:val="16"/>
            <w:u w:val="single"/>
            <w:rtl w:val="0"/>
          </w:rPr>
          <w:t xml:space="preserve">https://sdgs.un.org/goals</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167">
      <w:pPr>
        <w:spacing w:after="0" w:lineRule="auto"/>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Available at </w:t>
      </w:r>
      <w:hyperlink r:id="rId9">
        <w:r w:rsidDel="00000000" w:rsidR="00000000" w:rsidRPr="00000000">
          <w:rPr>
            <w:rFonts w:ascii="Times New Roman" w:cs="Times New Roman" w:eastAsia="Times New Roman" w:hAnsi="Times New Roman"/>
            <w:color w:val="1155cc"/>
            <w:sz w:val="16"/>
            <w:szCs w:val="16"/>
            <w:u w:val="single"/>
            <w:rtl w:val="0"/>
          </w:rPr>
          <w:t xml:space="preserve">https://ec.europa.eu/research/participants/data/ref/h2020/legal_basis/rules_participation/h2020-rules-participation_en.pdf</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2.png"/>
          <a:graphic>
            <a:graphicData uri="http://schemas.openxmlformats.org/drawingml/2006/picture">
              <pic:pic>
                <pic:nvPicPr>
                  <pic:cNvPr id="0" name="image2.png"/>
                  <pic:cNvPicPr preferRelativeResize="0"/>
                </pic:nvPicPr>
                <pic:blipFill>
                  <a:blip r:embed="rId1"/>
                  <a:srcRect b="0" l="0" r="19244"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1418" w:hanging="698"/>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i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eader" Target="header1.xml"/><Relationship Id="rId7" Type="http://schemas.openxmlformats.org/officeDocument/2006/relationships/styles" Target="styles.xml"/><Relationship Id="rId2" Type="http://schemas.openxmlformats.org/officeDocument/2006/relationships/comments" Target="comments.xml"/><Relationship Id="rId16" Type="http://schemas.openxmlformats.org/officeDocument/2006/relationships/customXml" Target="../customXML/item3.xml"/><Relationship Id="rId11" Type="http://schemas.openxmlformats.org/officeDocument/2006/relationships/header" Target="header2.xml"/><Relationship Id="rId1" Type="http://schemas.openxmlformats.org/officeDocument/2006/relationships/theme" Target="theme/theme1.xml"/><Relationship Id="rId6" Type="http://schemas.openxmlformats.org/officeDocument/2006/relationships/numbering" Target="numbering.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www.iprhelpdesk.eu" TargetMode="Externa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ipo.gov.uk/ip4b.htm" TargetMode="External"/><Relationship Id="rId2" Type="http://schemas.openxmlformats.org/officeDocument/2006/relationships/hyperlink" Target="https://ec.europa.eu/invest-in-research/pdf/ip_recommendation_en.pdf" TargetMode="External"/><Relationship Id="rId3" Type="http://schemas.openxmlformats.org/officeDocument/2006/relationships/hyperlink" Target="https://www.iprhelpdesk.eu/home" TargetMode="External"/><Relationship Id="rId4" Type="http://schemas.openxmlformats.org/officeDocument/2006/relationships/hyperlink" Target="https://intellectual-property-helpdesk.ec.europa.eu/index_en" TargetMode="External"/><Relationship Id="rId9" Type="http://schemas.openxmlformats.org/officeDocument/2006/relationships/hyperlink" Target="https://ec.europa.eu/research/participants/data/ref/h2020/legal_basis/rules_participation/h2020-rules-participation_en.pdf" TargetMode="External"/><Relationship Id="rId5" Type="http://schemas.openxmlformats.org/officeDocument/2006/relationships/hyperlink" Target="https://euipo.europa.eu/ohimportal/en" TargetMode="External"/><Relationship Id="rId6" Type="http://schemas.openxmlformats.org/officeDocument/2006/relationships/hyperlink" Target="https://digital-strategy.ec.europa.eu/en/policies/european-approach-artificial-intelligence" TargetMode="External"/><Relationship Id="rId7" Type="http://schemas.openxmlformats.org/officeDocument/2006/relationships/hyperlink" Target="https://finance.ec.europa.eu/publications/digital-finance-package_en" TargetMode="External"/><Relationship Id="rId8" Type="http://schemas.openxmlformats.org/officeDocument/2006/relationships/hyperlink" Target="https://sdgs.un.org/goa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mh3TjAHu9XUzelVlbvWDIhWTw==">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A93473A-F16D-4BD4-A5B6-353D6EBE9BCF}"/>
</file>

<file path=customXML/itemProps3.xml><?xml version="1.0" encoding="utf-8"?>
<ds:datastoreItem xmlns:ds="http://schemas.openxmlformats.org/officeDocument/2006/customXml" ds:itemID="{FB540AD3-1F6B-46B0-B891-84D34B54F65B}"/>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