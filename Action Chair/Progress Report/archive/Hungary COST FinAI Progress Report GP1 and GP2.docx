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pPr>
      <w:bookmarkStart w:colFirst="0" w:colLast="0" w:name="_32e7gxn6ztmt" w:id="0"/>
      <w:bookmarkEnd w:id="0"/>
      <w:r w:rsidDel="00000000" w:rsidR="00000000" w:rsidRPr="00000000">
        <w:rPr>
          <w:rtl w:val="0"/>
        </w:rPr>
        <w:t xml:space="preserve">Hungary</w:t>
      </w:r>
    </w:p>
    <w:p w:rsidR="00000000" w:rsidDel="00000000" w:rsidP="00000000" w:rsidRDefault="00000000" w:rsidRPr="00000000" w14:paraId="00000002">
      <w:pPr>
        <w:pStyle w:val="Title"/>
        <w:ind w:left="720" w:firstLine="0"/>
        <w:rPr/>
      </w:pPr>
      <w:bookmarkStart w:colFirst="0" w:colLast="0" w:name="_a5xri22x5bze" w:id="1"/>
      <w:bookmarkEnd w:id="1"/>
      <w:r w:rsidDel="00000000" w:rsidR="00000000" w:rsidRPr="00000000">
        <w:rPr>
          <w:rtl w:val="0"/>
        </w:rPr>
        <w:t xml:space="preserve">COUNTRY Reports  </w:t>
      </w:r>
    </w:p>
    <w:p w:rsidR="00000000" w:rsidDel="00000000" w:rsidP="00000000" w:rsidRDefault="00000000" w:rsidRPr="00000000" w14:paraId="00000003">
      <w:pPr>
        <w:pStyle w:val="Title"/>
        <w:ind w:left="720" w:firstLine="0"/>
        <w:rPr/>
      </w:pPr>
      <w:bookmarkStart w:colFirst="0" w:colLast="0" w:name="_78uimk2s1ptr" w:id="2"/>
      <w:bookmarkEnd w:id="2"/>
      <w:r w:rsidDel="00000000" w:rsidR="00000000" w:rsidRPr="00000000">
        <w:rPr>
          <w:rtl w:val="0"/>
        </w:rPr>
        <w:t xml:space="preserve">Country coordinators for Progress Report GP1 and GP2</w:t>
      </w:r>
    </w:p>
    <w:p w:rsidR="00000000" w:rsidDel="00000000" w:rsidP="00000000" w:rsidRDefault="00000000" w:rsidRPr="00000000" w14:paraId="00000004">
      <w:pPr>
        <w:ind w:left="720" w:firstLine="0"/>
        <w:rPr/>
      </w:pPr>
      <w:r w:rsidDel="00000000" w:rsidR="00000000" w:rsidRPr="00000000">
        <w:rPr>
          <w:rtl w:val="0"/>
        </w:rPr>
        <w:t xml:space="preserve">Please add the country coordinator here: Tuan Trinh,</w:t>
      </w:r>
    </w:p>
    <w:p w:rsidR="00000000" w:rsidDel="00000000" w:rsidP="00000000" w:rsidRDefault="00000000" w:rsidRPr="00000000" w14:paraId="00000005">
      <w:pPr>
        <w:ind w:left="720" w:firstLine="0"/>
        <w:rPr/>
      </w:pPr>
      <w:r w:rsidDel="00000000" w:rsidR="00000000" w:rsidRPr="00000000">
        <w:rPr>
          <w:rtl w:val="0"/>
        </w:rPr>
        <w:t xml:space="preserve">tuan.trinh@eitdigital.eu</w:t>
      </w:r>
    </w:p>
    <w:p w:rsidR="00000000" w:rsidDel="00000000" w:rsidP="00000000" w:rsidRDefault="00000000" w:rsidRPr="00000000" w14:paraId="00000006">
      <w:pPr>
        <w:spacing w:after="240" w:before="240" w:lineRule="auto"/>
        <w:ind w:left="720" w:firstLine="0"/>
        <w:rPr/>
      </w:pPr>
      <w:hyperlink r:id="rId6">
        <w:r w:rsidDel="00000000" w:rsidR="00000000" w:rsidRPr="00000000">
          <w:rPr>
            <w:color w:val="1155cc"/>
            <w:sz w:val="20"/>
            <w:szCs w:val="20"/>
            <w:u w:val="single"/>
            <w:rtl w:val="0"/>
          </w:rPr>
          <w:t xml:space="preserve">COST FinAI Progress report 2022 (Responses)</w:t>
        </w:r>
      </w:hyperlink>
      <w:r w:rsidDel="00000000" w:rsidR="00000000" w:rsidRPr="00000000">
        <w:rPr>
          <w:rtl w:val="0"/>
        </w:rPr>
      </w:r>
    </w:p>
    <w:p w:rsidR="00000000" w:rsidDel="00000000" w:rsidP="00000000" w:rsidRDefault="00000000" w:rsidRPr="00000000" w14:paraId="00000007">
      <w:pPr>
        <w:pStyle w:val="Heading1"/>
        <w:keepNext w:val="0"/>
        <w:keepLines w:val="0"/>
        <w:numPr>
          <w:ilvl w:val="0"/>
          <w:numId w:val="2"/>
        </w:numPr>
        <w:spacing w:before="480" w:lineRule="auto"/>
        <w:ind w:left="720" w:hanging="360"/>
        <w:rPr>
          <w:u w:val="none"/>
        </w:rPr>
      </w:pPr>
      <w:bookmarkStart w:colFirst="0" w:colLast="0" w:name="_f1ww4xhgonq2" w:id="3"/>
      <w:bookmarkEnd w:id="3"/>
      <w:r w:rsidDel="00000000" w:rsidR="00000000" w:rsidRPr="00000000">
        <w:rPr>
          <w:rtl w:val="0"/>
        </w:rPr>
        <w:t xml:space="preserve">COST Action 19130 Fintech and Artificial Intelligence in Finance</w:t>
      </w:r>
    </w:p>
    <w:p w:rsidR="00000000" w:rsidDel="00000000" w:rsidP="00000000" w:rsidRDefault="00000000" w:rsidRPr="00000000" w14:paraId="00000008">
      <w:pPr>
        <w:rPr>
          <w:b w:val="1"/>
          <w:bCs w:val="1"/>
          <w:color w:val="0c5460"/>
          <w:sz w:val="20"/>
          <w:szCs w:val="20"/>
        </w:rPr>
      </w:pPr>
      <w:r w:rsidDel="00000000" w:rsidR="00000000" w:rsidRPr="00000000">
        <w:rPr>
          <w:b w:val="1"/>
          <w:bCs w:val="1"/>
          <w:color w:val="0c5460"/>
          <w:sz w:val="20"/>
          <w:szCs w:val="20"/>
          <w:rtl w:val="0"/>
        </w:rPr>
        <w:t xml:space="preserve">Main Aim / Objective of the Action:</w:t>
      </w:r>
    </w:p>
    <w:p w:rsidR="00000000" w:rsidDel="00000000" w:rsidP="00000000" w:rsidRDefault="00000000" w:rsidRPr="00000000" w14:paraId="00000009">
      <w:pPr>
        <w:spacing w:before="80" w:lineRule="auto"/>
        <w:rPr>
          <w:color w:val="0c5460"/>
          <w:sz w:val="20"/>
          <w:szCs w:val="20"/>
        </w:rPr>
      </w:pPr>
      <w:r w:rsidDel="00000000" w:rsidR="00000000" w:rsidRPr="00000000">
        <w:rPr>
          <w:color w:val="0c5460"/>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numPr>
          <w:ilvl w:val="0"/>
          <w:numId w:val="2"/>
        </w:numPr>
        <w:ind w:left="720" w:hanging="360"/>
        <w:rPr>
          <w:u w:val="none"/>
        </w:rPr>
      </w:pPr>
      <w:bookmarkStart w:colFirst="0" w:colLast="0" w:name="_yavs3nw1yfc6" w:id="4"/>
      <w:bookmarkEnd w:id="4"/>
      <w:r w:rsidDel="00000000" w:rsidR="00000000" w:rsidRPr="00000000">
        <w:rPr>
          <w:rtl w:val="0"/>
        </w:rPr>
        <w:t xml:space="preserve">Progress on </w:t>
      </w:r>
      <w:r w:rsidDel="00000000" w:rsidR="00000000" w:rsidRPr="00000000">
        <w:rPr>
          <w:rtl w:val="0"/>
        </w:rPr>
        <w:t xml:space="preserve">MoU Objective 1 to 16</w:t>
      </w:r>
    </w:p>
    <w:p w:rsidR="00000000" w:rsidDel="00000000" w:rsidP="00000000" w:rsidRDefault="00000000" w:rsidRPr="00000000" w14:paraId="0000000B">
      <w:pPr>
        <w:pStyle w:val="Heading2"/>
        <w:keepNext w:val="0"/>
        <w:keepLines w:val="0"/>
        <w:spacing w:after="80" w:line="256.8" w:lineRule="auto"/>
        <w:rPr>
          <w:b w:val="1"/>
          <w:bCs w:val="1"/>
          <w:color w:val="666666"/>
          <w:sz w:val="20"/>
          <w:szCs w:val="20"/>
          <w:shd w:fill="fcfcfc" w:val="clear"/>
        </w:rPr>
      </w:pPr>
      <w:bookmarkStart w:colFirst="0" w:colLast="0" w:name="_i7iwvgk99qhm" w:id="5"/>
      <w:bookmarkEnd w:id="5"/>
      <w:r w:rsidDel="00000000" w:rsidR="00000000" w:rsidRPr="00000000">
        <w:rPr>
          <w:b w:val="1"/>
          <w:bCs w:val="1"/>
          <w:color w:val="666666"/>
          <w:sz w:val="20"/>
          <w:szCs w:val="20"/>
          <w:shd w:fill="fcfcfc" w:val="clear"/>
          <w:rtl w:val="0"/>
        </w:rPr>
        <w:t xml:space="preserve">Description of progress with achieving the MoU Objective</w:t>
      </w:r>
    </w:p>
    <w:p w:rsidR="00000000" w:rsidDel="00000000" w:rsidP="00000000" w:rsidRDefault="00000000" w:rsidRPr="00000000" w14:paraId="0000000C">
      <w:pPr>
        <w:spacing w:after="240" w:before="240" w:lineRule="auto"/>
        <w:rPr>
          <w:shd w:fill="ffd966" w:val="clear"/>
        </w:rPr>
      </w:pPr>
      <w:r w:rsidDel="00000000" w:rsidR="00000000" w:rsidRPr="00000000">
        <w:rPr>
          <w:shd w:fill="ffd966" w:val="clear"/>
          <w:rtl w:val="0"/>
        </w:rPr>
        <w:t xml:space="preserve">Max 50 bullet points</w:t>
      </w:r>
    </w:p>
    <w:p w:rsidR="00000000" w:rsidDel="00000000" w:rsidP="00000000" w:rsidRDefault="00000000" w:rsidRPr="00000000" w14:paraId="0000000D">
      <w:pPr>
        <w:spacing w:after="240" w:before="240" w:lineRule="auto"/>
        <w:rPr>
          <w:shd w:fill="ffd966" w:val="clear"/>
        </w:rPr>
      </w:pPr>
      <w:r w:rsidDel="00000000" w:rsidR="00000000" w:rsidRPr="00000000">
        <w:rPr>
          <w:shd w:fill="ffd966" w:val="clear"/>
          <w:rtl w:val="0"/>
        </w:rPr>
        <w:t xml:space="preserve">Please list (bullet points) anything that contributed to the Action Objectives</w:t>
      </w:r>
    </w:p>
    <w:p w:rsidR="00000000" w:rsidDel="00000000" w:rsidP="00000000" w:rsidRDefault="00000000" w:rsidRPr="00000000" w14:paraId="0000000E">
      <w:pPr>
        <w:numPr>
          <w:ilvl w:val="0"/>
          <w:numId w:val="3"/>
        </w:numPr>
        <w:spacing w:after="240" w:before="240" w:lineRule="auto"/>
        <w:ind w:left="720" w:hanging="360"/>
        <w:rPr>
          <w:u w:val="none"/>
          <w:shd w:fill="ffd966" w:val="clear"/>
        </w:rPr>
      </w:pPr>
      <w:r w:rsidDel="00000000" w:rsidR="00000000" w:rsidRPr="00000000">
        <w:rPr>
          <w:shd w:fill="ffd966" w:val="clear"/>
          <w:rtl w:val="0"/>
        </w:rPr>
        <w:t xml:space="preserve">Research (papers, conferences, etc.). For Papers, only DOIs are needed. But please elaborate on important papers and their results.</w:t>
      </w:r>
    </w:p>
    <w:p w:rsidR="00000000" w:rsidDel="00000000" w:rsidP="00000000" w:rsidRDefault="00000000" w:rsidRPr="00000000" w14:paraId="0000000F">
      <w:pPr>
        <w:spacing w:after="240" w:before="240" w:lineRule="auto"/>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https://doi.org/10.1007/978-3-031-15743-1_11    </w:t>
        </w:r>
      </w:ins>
    </w:p>
    <w:p w:rsidR="00000000" w:rsidDel="00000000" w:rsidP="00000000" w:rsidRDefault="00000000" w:rsidRPr="00000000" w14:paraId="00000010">
      <w:pPr>
        <w:spacing w:after="240" w:before="240" w:lineRule="auto"/>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DOI  is existent still : @InProceedings{PisoniKherboucheMolnar2022,</w:t>
        </w:r>
      </w:ins>
    </w:p>
    <w:p w:rsidR="00000000" w:rsidDel="00000000" w:rsidP="00000000" w:rsidRDefault="00000000" w:rsidRPr="00000000" w14:paraId="00000011">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author       </w:t>
          <w:tab/>
          <w:t xml:space="preserve">= {Galena Pisoni and Meriem Kherbouche and Bálint Molnár},</w:t>
        </w:r>
      </w:ins>
    </w:p>
    <w:p w:rsidR="00000000" w:rsidDel="00000000" w:rsidP="00000000" w:rsidRDefault="00000000" w:rsidRPr="00000000" w14:paraId="00000012">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booktitle    </w:t>
          <w:tab/>
          <w:t xml:space="preserve">= {4th International Congress on Blockchain and Applications},</w:t>
        </w:r>
      </w:ins>
    </w:p>
    <w:p w:rsidR="00000000" w:rsidDel="00000000" w:rsidP="00000000" w:rsidRDefault="00000000" w:rsidRPr="00000000" w14:paraId="00000013">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title        </w:t>
          <w:tab/>
          <w:t xml:space="preserve">= {Blockchain-based business process management (BPM) for finance: the case of loan-application},</w:t>
        </w:r>
      </w:ins>
    </w:p>
    <w:p w:rsidR="00000000" w:rsidDel="00000000" w:rsidP="00000000" w:rsidRDefault="00000000" w:rsidRPr="00000000" w14:paraId="00000014">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year         </w:t>
          <w:tab/>
          <w:t xml:space="preserve">= {2022},</w:t>
        </w:r>
      </w:ins>
    </w:p>
    <w:p w:rsidR="00000000" w:rsidDel="00000000" w:rsidP="00000000" w:rsidRDefault="00000000" w:rsidRPr="00000000" w14:paraId="00000015">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address      </w:t>
          <w:tab/>
          <w:t xml:space="preserve">= {University of L'Aquila Department of Human Sciences Viale Nizza, 14, 67100 L'Aquila AQ, Italy},</w:t>
        </w:r>
      </w:ins>
    </w:p>
    <w:p w:rsidR="00000000" w:rsidDel="00000000" w:rsidP="00000000" w:rsidRDefault="00000000" w:rsidRPr="00000000" w14:paraId="00000016">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month        </w:t>
          <w:tab/>
          <w:t xml:space="preserve">= jul,</w:t>
        </w:r>
      </w:ins>
    </w:p>
    <w:p w:rsidR="00000000" w:rsidDel="00000000" w:rsidP="00000000" w:rsidRDefault="00000000" w:rsidRPr="00000000" w14:paraId="00000017">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publisher    </w:t>
          <w:tab/>
          <w:t xml:space="preserve">= {Springer International Publishing},</w:t>
        </w:r>
      </w:ins>
    </w:p>
    <w:p w:rsidR="00000000" w:rsidDel="00000000" w:rsidP="00000000" w:rsidRDefault="00000000" w:rsidRPr="00000000" w14:paraId="00000018">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comments     </w:t>
          <w:tab/>
          <w:t xml:space="preserve">= {accepted},</w:t>
        </w:r>
      </w:ins>
    </w:p>
    <w:p w:rsidR="00000000" w:rsidDel="00000000" w:rsidP="00000000" w:rsidRDefault="00000000" w:rsidRPr="00000000" w14:paraId="00000019">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eprint       </w:t>
          <w:tab/>
          <w:t xml:space="preserve">= {https://www.researchgate.net/publication/362223415_Blockchain-based_business_process_management_BPM_for_finance_the_case_of_loan-application},</w:t>
        </w:r>
      </w:ins>
    </w:p>
    <w:p w:rsidR="00000000" w:rsidDel="00000000" w:rsidP="00000000" w:rsidRDefault="00000000" w:rsidRPr="00000000" w14:paraId="0000001A">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modificationdate = {2022-09-11T11:19:10},</w:t>
        </w:r>
      </w:ins>
    </w:p>
    <w:p w:rsidR="00000000" w:rsidDel="00000000" w:rsidP="00000000" w:rsidRDefault="00000000" w:rsidRPr="00000000" w14:paraId="0000001B">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  url          </w:t>
          <w:tab/>
          <w:t xml:space="preserve">= {https://link.springer.com/conference/blockchain},</w:t>
        </w:r>
      </w:ins>
    </w:p>
    <w:p w:rsidR="00000000" w:rsidDel="00000000" w:rsidP="00000000" w:rsidRDefault="00000000" w:rsidRPr="00000000" w14:paraId="0000001C">
      <w:pPr>
        <w:rPr>
          <w:ins w:author="Bálint Molnár" w:id="0" w:date="2022-09-18T10:54:09Z"/>
          <w:rPrChange w:author="Bálint Molnár" w:id="1" w:date="2022-09-18T10:54:09Z">
            <w:rPr>
              <w:shd w:fill="ffd966" w:val="clear"/>
            </w:rPr>
          </w:rPrChange>
        </w:rPr>
      </w:pPr>
      <w:ins w:author="Bálint Molnár" w:id="0" w:date="2022-09-18T10:54:09Z">
        <w:r w:rsidDel="00000000" w:rsidR="00000000" w:rsidRPr="00000000">
          <w:rPr>
            <w:rtl w:val="0"/>
            <w:rPrChange w:author="Bálint Molnár" w:id="1" w:date="2022-09-18T10:54:09Z">
              <w:rPr>
                <w:shd w:fill="ffd966" w:val="clear"/>
              </w:rPr>
            </w:rPrChange>
          </w:rPr>
          <w:t xml:space="preserve">}"</w:t>
        </w:r>
      </w:ins>
    </w:p>
    <w:p w:rsidR="00000000" w:rsidDel="00000000" w:rsidP="00000000" w:rsidRDefault="00000000" w:rsidRPr="00000000" w14:paraId="0000001D">
      <w:pPr>
        <w:spacing w:after="240" w:before="240" w:lineRule="auto"/>
        <w:rPr>
          <w:shd w:fill="ffd966" w:val="clear"/>
        </w:rPr>
      </w:pPr>
      <w:r w:rsidDel="00000000" w:rsidR="00000000" w:rsidRPr="00000000">
        <w:rPr>
          <w:rtl w:val="0"/>
        </w:rPr>
      </w:r>
    </w:p>
    <w:p w:rsidR="00000000" w:rsidDel="00000000" w:rsidP="00000000" w:rsidRDefault="00000000" w:rsidRPr="00000000" w14:paraId="0000001E">
      <w:pPr>
        <w:numPr>
          <w:ilvl w:val="0"/>
          <w:numId w:val="3"/>
        </w:numPr>
        <w:spacing w:after="0" w:afterAutospacing="0" w:before="240" w:lineRule="auto"/>
        <w:ind w:left="720" w:hanging="360"/>
        <w:rPr>
          <w:u w:val="none"/>
          <w:shd w:fill="ffd966" w:val="clear"/>
        </w:rPr>
      </w:pPr>
      <w:r w:rsidDel="00000000" w:rsidR="00000000" w:rsidRPr="00000000">
        <w:rPr>
          <w:shd w:fill="ffd966" w:val="clear"/>
          <w:rtl w:val="0"/>
        </w:rPr>
        <w:t xml:space="preserve">Impact (creating network, promotions, etc.)</w:t>
      </w:r>
    </w:p>
    <w:p w:rsidR="00000000" w:rsidDel="00000000" w:rsidP="00000000" w:rsidRDefault="00000000" w:rsidRPr="00000000" w14:paraId="0000001F">
      <w:pPr>
        <w:numPr>
          <w:ilvl w:val="0"/>
          <w:numId w:val="3"/>
        </w:numPr>
        <w:spacing w:after="0" w:after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Building up an R&amp;D relationship with the OTP (The largest Hungarian retail bank) in topics of Financial Services Technologies:</w:t>
        </w:r>
      </w:ins>
    </w:p>
    <w:p w:rsidR="00000000" w:rsidDel="00000000" w:rsidP="00000000" w:rsidRDefault="00000000" w:rsidRPr="00000000" w14:paraId="00000020">
      <w:pPr>
        <w:numPr>
          <w:ilvl w:val="0"/>
          <w:numId w:val="3"/>
        </w:numPr>
        <w:spacing w:after="0" w:afterAutospacing="0" w:before="0" w:before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Blockchain application in financial business processes</w:t>
        </w:r>
      </w:ins>
    </w:p>
    <w:p w:rsidR="00000000" w:rsidDel="00000000" w:rsidP="00000000" w:rsidRDefault="00000000" w:rsidRPr="00000000" w14:paraId="00000021">
      <w:pPr>
        <w:numPr>
          <w:ilvl w:val="0"/>
          <w:numId w:val="3"/>
        </w:numPr>
        <w:spacing w:after="0" w:afterAutospacing="0" w:before="0" w:before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NFT</w:t>
        </w:r>
      </w:ins>
    </w:p>
    <w:p w:rsidR="00000000" w:rsidDel="00000000" w:rsidP="00000000" w:rsidRDefault="00000000" w:rsidRPr="00000000" w14:paraId="00000022">
      <w:pPr>
        <w:numPr>
          <w:ilvl w:val="0"/>
          <w:numId w:val="3"/>
        </w:numPr>
        <w:spacing w:after="0" w:afterAutospacing="0" w:before="0" w:before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Digital money, currencies, assets.</w:t>
        </w:r>
      </w:ins>
    </w:p>
    <w:p w:rsidR="00000000" w:rsidDel="00000000" w:rsidP="00000000" w:rsidRDefault="00000000" w:rsidRPr="00000000" w14:paraId="00000023">
      <w:pPr>
        <w:numPr>
          <w:ilvl w:val="0"/>
          <w:numId w:val="3"/>
        </w:numPr>
        <w:spacing w:after="0" w:afterAutospacing="0" w:before="0" w:before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Legal aspects of the application of AI in Finance (GDPR, regulation etc.).</w:t>
        </w:r>
      </w:ins>
    </w:p>
    <w:p w:rsidR="00000000" w:rsidDel="00000000" w:rsidP="00000000" w:rsidRDefault="00000000" w:rsidRPr="00000000" w14:paraId="00000024">
      <w:pPr>
        <w:numPr>
          <w:ilvl w:val="0"/>
          <w:numId w:val="3"/>
        </w:numPr>
        <w:spacing w:after="0" w:after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Building up a relationship with the Association of Hungarian Banks and the Hungarian National Bank.</w:t>
        </w:r>
      </w:ins>
    </w:p>
    <w:p w:rsidR="00000000" w:rsidDel="00000000" w:rsidP="00000000" w:rsidRDefault="00000000" w:rsidRPr="00000000" w14:paraId="00000025">
      <w:pPr>
        <w:numPr>
          <w:ilvl w:val="0"/>
          <w:numId w:val="3"/>
        </w:numPr>
        <w:spacing w:after="0" w:afterAutospacing="0" w:lineRule="auto"/>
        <w:ind w:left="720" w:hanging="360"/>
        <w:rPr>
          <w:ins w:author="Bálint Molnár" w:id="2" w:date="2022-09-18T10:54:54Z"/>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Participating as members in the Hungarian Blockchain coalition:</w:t>
        </w:r>
      </w:ins>
    </w:p>
    <w:p w:rsidR="00000000" w:rsidDel="00000000" w:rsidP="00000000" w:rsidRDefault="00000000" w:rsidRPr="00000000" w14:paraId="00000026">
      <w:pPr>
        <w:numPr>
          <w:ilvl w:val="1"/>
          <w:numId w:val="1"/>
        </w:numPr>
        <w:spacing w:after="0" w:afterAutospacing="0" w:before="0" w:beforeAutospacing="0" w:lineRule="auto"/>
        <w:ind w:left="1440" w:hanging="360"/>
        <w:rPr>
          <w:ins w:author="Bálint Molnár" w:id="2" w:date="2022-09-18T10:54:54Z"/>
          <w:sz w:val="24"/>
          <w:szCs w:val="24"/>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Logistics workgroup (every issue that is related to enterprises and blockchain).</w:t>
        </w:r>
      </w:ins>
    </w:p>
    <w:p w:rsidR="00000000" w:rsidDel="00000000" w:rsidP="00000000" w:rsidRDefault="00000000" w:rsidRPr="00000000" w14:paraId="00000027">
      <w:pPr>
        <w:numPr>
          <w:ilvl w:val="1"/>
          <w:numId w:val="1"/>
        </w:numPr>
        <w:spacing w:after="0" w:afterAutospacing="0" w:before="0" w:beforeAutospacing="0" w:lineRule="auto"/>
        <w:ind w:left="1440" w:hanging="360"/>
        <w:rPr>
          <w:ins w:author="Bálint Molnár" w:id="2" w:date="2022-09-18T10:54:54Z"/>
          <w:sz w:val="24"/>
          <w:szCs w:val="24"/>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Legal group</w:t>
        </w:r>
      </w:ins>
    </w:p>
    <w:p w:rsidR="00000000" w:rsidDel="00000000" w:rsidP="00000000" w:rsidRDefault="00000000" w:rsidRPr="00000000" w14:paraId="00000028">
      <w:pPr>
        <w:numPr>
          <w:ilvl w:val="1"/>
          <w:numId w:val="1"/>
        </w:numPr>
        <w:spacing w:after="0" w:afterAutospacing="0" w:before="0" w:beforeAutospacing="0" w:lineRule="auto"/>
        <w:ind w:left="1440" w:hanging="360"/>
        <w:rPr>
          <w:ins w:author="Bálint Molnár" w:id="2" w:date="2022-09-18T10:54:54Z"/>
          <w:sz w:val="24"/>
          <w:szCs w:val="24"/>
        </w:rPr>
      </w:pPr>
      <w:ins w:author="Bálint Molnár" w:id="2" w:date="2022-09-18T10:54:54Z">
        <w:r w:rsidDel="00000000" w:rsidR="00000000" w:rsidRPr="00000000">
          <w:rPr>
            <w:sz w:val="24"/>
            <w:szCs w:val="24"/>
            <w:rtl w:val="0"/>
            <w:rPrChange w:author="Bálint Molnár" w:id="3" w:date="2022-09-18T10:54:54Z">
              <w:rPr>
                <w:shd w:fill="ffd966" w:val="clear"/>
              </w:rPr>
            </w:rPrChange>
          </w:rPr>
          <w:t xml:space="preserve">Financial institution (bank, insurance, National Bank, etc.)</w:t>
        </w:r>
      </w:ins>
    </w:p>
    <w:p w:rsidR="00000000" w:rsidDel="00000000" w:rsidP="00000000" w:rsidRDefault="00000000" w:rsidRPr="00000000" w14:paraId="00000029">
      <w:pPr>
        <w:numPr>
          <w:ilvl w:val="0"/>
          <w:numId w:val="3"/>
        </w:numPr>
        <w:spacing w:after="0" w:afterAutospacing="0" w:before="0" w:beforeAutospacing="0" w:lineRule="auto"/>
        <w:ind w:left="720" w:hanging="360"/>
        <w:rPr>
          <w:ins w:author="Bálint Molnár" w:id="2" w:date="2022-09-18T10:54:54Z"/>
          <w:sz w:val="24"/>
          <w:szCs w:val="24"/>
          <w:u w:val="none"/>
        </w:rPr>
      </w:pPr>
      <w:ins w:author="Bálint Molnár" w:id="2" w:date="2022-09-18T10:54:54Z">
        <w:r w:rsidDel="00000000" w:rsidR="00000000" w:rsidRPr="00000000">
          <w:rPr>
            <w:rtl w:val="0"/>
          </w:rPr>
        </w:r>
      </w:ins>
    </w:p>
    <w:p w:rsidR="00000000" w:rsidDel="00000000" w:rsidP="00000000" w:rsidRDefault="00000000" w:rsidRPr="00000000" w14:paraId="0000002A">
      <w:pPr>
        <w:spacing w:after="0" w:afterAutospacing="0" w:before="0" w:beforeAutospacing="0" w:lineRule="auto"/>
        <w:rPr>
          <w:rFonts w:ascii="Arial" w:cs="Arial" w:eastAsia="Arial" w:hAnsi="Arial"/>
          <w:b w:val="0"/>
          <w:bCs w:val="0"/>
          <w:i w:val="0"/>
          <w:iCs w:val="0"/>
          <w:smallCaps w:val="0"/>
          <w:strike w:val="0"/>
          <w:color w:val="000000"/>
          <w:sz w:val="22"/>
          <w:szCs w:val="22"/>
          <w:u w:val="none"/>
          <w:shd w:fill="auto" w:val="clear"/>
          <w:vertAlign w:val="baseline"/>
          <w:rPrChange w:author="Bálint Molnár" w:id="4" w:date="2022-09-18T10:54:52Z">
            <w:rPr>
              <w:u w:val="none"/>
              <w:shd w:fill="ffd966" w:val="clear"/>
            </w:rPr>
          </w:rPrChange>
        </w:rPr>
        <w:pPrChange w:author="Bálint Molnár" w:id="0" w:date="2022-09-18T10:54:52Z">
          <w:pPr>
            <w:numPr>
              <w:ilvl w:val="0"/>
              <w:numId w:val="3"/>
            </w:numPr>
            <w:spacing w:after="240" w:before="240" w:lineRule="auto"/>
            <w:ind w:left="720" w:hanging="360"/>
          </w:pPr>
        </w:pPrChange>
      </w:pPr>
      <w:r w:rsidDel="00000000" w:rsidR="00000000" w:rsidRPr="00000000">
        <w:rPr>
          <w:rtl w:val="0"/>
        </w:rPr>
      </w:r>
    </w:p>
    <w:p w:rsidR="00000000" w:rsidDel="00000000" w:rsidP="00000000" w:rsidRDefault="00000000" w:rsidRPr="00000000" w14:paraId="0000002B">
      <w:pPr>
        <w:numPr>
          <w:ilvl w:val="0"/>
          <w:numId w:val="3"/>
        </w:numPr>
        <w:spacing w:after="240" w:before="0" w:beforeAutospacing="0" w:lineRule="auto"/>
        <w:ind w:left="720" w:hanging="360"/>
        <w:rPr>
          <w:u w:val="none"/>
          <w:shd w:fill="ffd966" w:val="clear"/>
        </w:rPr>
      </w:pPr>
      <w:r w:rsidDel="00000000" w:rsidR="00000000" w:rsidRPr="00000000">
        <w:rPr>
          <w:shd w:fill="ffd966" w:val="clear"/>
          <w:rtl w:val="0"/>
        </w:rPr>
        <w:t xml:space="preserve">Dissemination </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For all MoU objectives, see </w:t>
      </w:r>
      <w:hyperlink w:anchor="_ybb4dsqlbf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EIT Digital’s publication entitled: “</w:t>
      </w:r>
      <w:r w:rsidDel="00000000" w:rsidR="00000000" w:rsidRPr="00000000">
        <w:rPr>
          <w:b w:val="1"/>
          <w:bCs w:val="1"/>
          <w:rtl w:val="0"/>
        </w:rPr>
        <w:t xml:space="preserve">A EUROPEAN APPROACH IN ARTIFICIAL INTELLIGENCE</w:t>
      </w:r>
      <w:r w:rsidDel="00000000" w:rsidR="00000000" w:rsidRPr="00000000">
        <w:rPr>
          <w:rtl w:val="0"/>
        </w:rPr>
        <w:t xml:space="preserve">”</w:t>
      </w:r>
    </w:p>
    <w:p w:rsidR="00000000" w:rsidDel="00000000" w:rsidP="00000000" w:rsidRDefault="00000000" w:rsidRPr="00000000" w14:paraId="0000002E">
      <w:pPr>
        <w:spacing w:after="240" w:before="240" w:lineRule="auto"/>
        <w:ind w:left="0" w:firstLine="0"/>
        <w:rPr/>
      </w:pPr>
      <w:hyperlink r:id="rId7">
        <w:r w:rsidDel="00000000" w:rsidR="00000000" w:rsidRPr="00000000">
          <w:rPr>
            <w:color w:val="1155cc"/>
            <w:u w:val="single"/>
            <w:rtl w:val="0"/>
          </w:rPr>
          <w:t xml:space="preserve">https://www.eitdigital.eu/fileadmin/2022/ecosystem/makers-shapers/reports/EIT-Digital-Artificial-Intelligence-Report.pdf</w:t>
        </w:r>
      </w:hyperlink>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b w:val="1"/>
          <w:bCs w:val="1"/>
        </w:rPr>
      </w:pPr>
      <w:r w:rsidDel="00000000" w:rsidR="00000000" w:rsidRPr="00000000">
        <w:rPr>
          <w:b w:val="1"/>
          <w:bCs w:val="1"/>
          <w:rtl w:val="0"/>
        </w:rPr>
        <w:t xml:space="preserve">EIT Digital Master School’s progammes</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EIT Digital Master School on Digital Finance (FinTech) including reachout activities:</w:t>
      </w:r>
    </w:p>
    <w:p w:rsidR="00000000" w:rsidDel="00000000" w:rsidP="00000000" w:rsidRDefault="00000000" w:rsidRPr="00000000" w14:paraId="00000033">
      <w:pPr>
        <w:spacing w:after="240" w:before="240" w:lineRule="auto"/>
        <w:ind w:left="0" w:firstLine="0"/>
        <w:rPr/>
      </w:pPr>
      <w:hyperlink r:id="rId8">
        <w:r w:rsidDel="00000000" w:rsidR="00000000" w:rsidRPr="00000000">
          <w:rPr>
            <w:color w:val="1155cc"/>
            <w:u w:val="single"/>
            <w:rtl w:val="0"/>
          </w:rPr>
          <w:t xml:space="preserve">https://masterschool.eitdigital.eu/fintech</w:t>
        </w:r>
      </w:hyperlink>
      <w:r w:rsidDel="00000000" w:rsidR="00000000" w:rsidRPr="00000000">
        <w:rPr>
          <w:rtl w:val="0"/>
        </w:rPr>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EIT Digital Master School on Data Science, including reachout activities:</w:t>
      </w:r>
    </w:p>
    <w:p w:rsidR="00000000" w:rsidDel="00000000" w:rsidP="00000000" w:rsidRDefault="00000000" w:rsidRPr="00000000" w14:paraId="00000035">
      <w:pPr>
        <w:spacing w:after="240" w:before="240" w:lineRule="auto"/>
        <w:ind w:left="0" w:firstLine="0"/>
        <w:rPr/>
      </w:pPr>
      <w:hyperlink r:id="rId9">
        <w:r w:rsidDel="00000000" w:rsidR="00000000" w:rsidRPr="00000000">
          <w:rPr>
            <w:color w:val="1155cc"/>
            <w:u w:val="single"/>
            <w:rtl w:val="0"/>
          </w:rPr>
          <w:t xml:space="preserve">https://masterschool.eitdigital.eu/data-science</w:t>
        </w:r>
      </w:hyperlink>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rPr>
      </w:pPr>
      <w:r w:rsidDel="00000000" w:rsidR="00000000" w:rsidRPr="00000000">
        <w:rPr>
          <w:b w:val="1"/>
          <w:bCs w:val="1"/>
          <w:rtl w:val="0"/>
        </w:rPr>
        <w:t xml:space="preserve">EIT Digital Summer School’s programmes</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EIT Digital Summer School on Artificial Intelligence in Financial Services</w:t>
      </w:r>
    </w:p>
    <w:p w:rsidR="00000000" w:rsidDel="00000000" w:rsidP="00000000" w:rsidRDefault="00000000" w:rsidRPr="00000000" w14:paraId="00000039">
      <w:pPr>
        <w:spacing w:after="240" w:before="240" w:lineRule="auto"/>
        <w:ind w:left="0" w:firstLine="0"/>
        <w:rPr/>
      </w:pPr>
      <w:hyperlink r:id="rId10">
        <w:r w:rsidDel="00000000" w:rsidR="00000000" w:rsidRPr="00000000">
          <w:rPr>
            <w:color w:val="1155cc"/>
            <w:u w:val="single"/>
            <w:rtl w:val="0"/>
          </w:rPr>
          <w:t xml:space="preserve">https://summerschool.eiÁŰR%!tŰ%/Ttdigital.eu/artificial-intelligence-in-financial-services</w:t>
        </w:r>
      </w:hyperlink>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EIT Digital Summer School on Disrupting Finance by Digital Technologies</w:t>
      </w:r>
    </w:p>
    <w:p w:rsidR="00000000" w:rsidDel="00000000" w:rsidP="00000000" w:rsidRDefault="00000000" w:rsidRPr="00000000" w14:paraId="0000003B">
      <w:pPr>
        <w:spacing w:after="240" w:before="240" w:lineRule="auto"/>
        <w:ind w:left="0" w:firstLine="0"/>
        <w:rPr/>
      </w:pPr>
      <w:hyperlink r:id="rId11">
        <w:r w:rsidDel="00000000" w:rsidR="00000000" w:rsidRPr="00000000">
          <w:rPr>
            <w:color w:val="1155cc"/>
            <w:u w:val="single"/>
            <w:rtl w:val="0"/>
          </w:rPr>
          <w:t xml:space="preserve">https://summerschool.eitdigital.eu/disrupting-finance-with-digital-technologies</w:t>
        </w:r>
      </w:hyperlink>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41">
      <w:pPr>
        <w:spacing w:line="256.8" w:lineRule="auto"/>
        <w:rPr>
          <w:sz w:val="20"/>
          <w:szCs w:val="20"/>
        </w:rPr>
      </w:pPr>
      <w:r w:rsidDel="00000000" w:rsidR="00000000" w:rsidRPr="00000000">
        <w:rPr>
          <w:rtl w:val="0"/>
        </w:rPr>
      </w:r>
    </w:p>
    <w:p w:rsidR="00000000" w:rsidDel="00000000" w:rsidP="00000000" w:rsidRDefault="00000000" w:rsidRPr="00000000" w14:paraId="00000042">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43">
      <w:pPr>
        <w:pStyle w:val="Heading1"/>
        <w:keepNext w:val="0"/>
        <w:keepLines w:val="0"/>
        <w:spacing w:before="480" w:lineRule="auto"/>
        <w:rPr>
          <w:b w:val="1"/>
          <w:bCs w:val="1"/>
          <w:sz w:val="20"/>
          <w:szCs w:val="20"/>
        </w:rPr>
      </w:pPr>
      <w:bookmarkStart w:colFirst="0" w:colLast="0" w:name="_mt640hou3uej" w:id="6"/>
      <w:bookmarkEnd w:id="6"/>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2"/>
        </w:numPr>
        <w:ind w:left="720" w:hanging="360"/>
        <w:rPr>
          <w:u w:val="none"/>
        </w:rPr>
      </w:pPr>
      <w:bookmarkStart w:colFirst="0" w:colLast="0" w:name="_ns8nkv1ahzma" w:id="7"/>
      <w:bookmarkEnd w:id="7"/>
      <w:r w:rsidDel="00000000" w:rsidR="00000000" w:rsidRPr="00000000">
        <w:rPr>
          <w:rtl w:val="0"/>
        </w:rPr>
        <w:t xml:space="preserve">Achievement of </w:t>
      </w:r>
      <w:r w:rsidDel="00000000" w:rsidR="00000000" w:rsidRPr="00000000">
        <w:rPr>
          <w:rtl w:val="0"/>
        </w:rPr>
        <w:t xml:space="preserve">Deliverables 1 to 6</w:t>
      </w:r>
    </w:p>
    <w:p w:rsidR="00000000" w:rsidDel="00000000" w:rsidP="00000000" w:rsidRDefault="00000000" w:rsidRPr="00000000" w14:paraId="00000045">
      <w:pPr>
        <w:rPr>
          <w:b w:val="1"/>
          <w:bCs w:val="1"/>
          <w:highlight w:val="red"/>
        </w:rPr>
      </w:pPr>
      <w:r w:rsidDel="00000000" w:rsidR="00000000" w:rsidRPr="00000000">
        <w:rPr>
          <w:b w:val="1"/>
          <w:bCs w:val="1"/>
          <w:highlight w:val="red"/>
          <w:rtl w:val="0"/>
        </w:rPr>
        <w:t xml:space="preserve">To be filled in by the </w:t>
      </w:r>
      <w:hyperlink r:id="rId12">
        <w:r w:rsidDel="00000000" w:rsidR="00000000" w:rsidRPr="00000000">
          <w:rPr>
            <w:color w:val="1155cc"/>
            <w:highlight w:val="red"/>
            <w:u w:val="single"/>
            <w:rtl w:val="0"/>
          </w:rPr>
          <w:t xml:space="preserve">team responsible </w:t>
        </w:r>
      </w:hyperlink>
      <w:r w:rsidDel="00000000" w:rsidR="00000000" w:rsidRPr="00000000">
        <w:rPr>
          <w:rtl w:val="0"/>
        </w:rPr>
      </w:r>
    </w:p>
    <w:p w:rsidR="00000000" w:rsidDel="00000000" w:rsidP="00000000" w:rsidRDefault="00000000" w:rsidRPr="00000000" w14:paraId="00000046">
      <w:pPr>
        <w:rPr>
          <w:b w:val="1"/>
          <w:bCs w:val="1"/>
          <w:highlight w:val="red"/>
        </w:rPr>
      </w:pPr>
      <w:r w:rsidDel="00000000" w:rsidR="00000000" w:rsidRPr="00000000">
        <w:rPr>
          <w:b w:val="1"/>
          <w:bCs w:val="1"/>
          <w:highlight w:val="red"/>
          <w:rtl w:val="0"/>
        </w:rPr>
        <w:t xml:space="preserve">Please send them any info, contribution have</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Deliverable 1</w:t>
      </w:r>
    </w:p>
    <w:p w:rsidR="00000000" w:rsidDel="00000000" w:rsidP="00000000" w:rsidRDefault="00000000" w:rsidRPr="00000000" w14:paraId="00000048">
      <w:pPr>
        <w:rPr>
          <w:b w:val="1"/>
          <w:bCs w:val="1"/>
        </w:rPr>
      </w:pPr>
      <w:r w:rsidDel="00000000" w:rsidR="00000000" w:rsidRPr="00000000">
        <w:rPr>
          <w:b w:val="1"/>
          <w:bCs w:val="1"/>
          <w:rtl w:val="0"/>
        </w:rPr>
        <w:t xml:space="preserve">Strategy to engage stakeholders in the Action (including revisions in month 24 and 36)</w:t>
      </w:r>
    </w:p>
    <w:p w:rsidR="00000000" w:rsidDel="00000000" w:rsidP="00000000" w:rsidRDefault="00000000" w:rsidRPr="00000000" w14:paraId="00000049">
      <w:pPr>
        <w:rPr/>
      </w:pPr>
      <w:r w:rsidDel="00000000" w:rsidR="00000000" w:rsidRPr="00000000">
        <w:rPr>
          <w:rtl w:val="0"/>
        </w:rPr>
        <w:t xml:space="preserve">Description of progress, Max 100 words. Add link if achieved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4C">
      <w:pPr>
        <w:rPr/>
      </w:pPr>
      <w:r w:rsidDel="00000000" w:rsidR="00000000" w:rsidRPr="00000000">
        <w:rPr>
          <w:rtl w:val="0"/>
        </w:rPr>
        <w:t xml:space="preserve">There is also a </w:t>
      </w:r>
      <w:hyperlink r:id="rId13">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Deliverable 2</w:t>
      </w:r>
    </w:p>
    <w:p w:rsidR="00000000" w:rsidDel="00000000" w:rsidP="00000000" w:rsidRDefault="00000000" w:rsidRPr="00000000" w14:paraId="0000004F">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Report on good examples and best practices for a transparent finance industry with guidelines to improve transparency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53">
      <w:pPr>
        <w:rPr/>
      </w:pPr>
      <w:r w:rsidDel="00000000" w:rsidR="00000000" w:rsidRPr="00000000">
        <w:rPr>
          <w:rtl w:val="0"/>
        </w:rPr>
        <w:t xml:space="preserve">There is also a </w:t>
      </w:r>
      <w:hyperlink r:id="rId14">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Deliverable 3</w:t>
      </w:r>
    </w:p>
    <w:p w:rsidR="00000000" w:rsidDel="00000000" w:rsidP="00000000" w:rsidRDefault="00000000" w:rsidRPr="00000000" w14:paraId="00000057">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A database which contains pre-ICO documentation and post-ICO performance (ROI and lifespan)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shd w:fill="ffd966" w:val="clear"/>
          <w:rtl w:val="0"/>
        </w:rPr>
        <w:t xml:space="preserve">Add info (bullet points) here, if applicable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There is also a </w:t>
      </w:r>
      <w:hyperlink r:id="rId15">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Deliverable 4</w:t>
      </w:r>
    </w:p>
    <w:p w:rsidR="00000000" w:rsidDel="00000000" w:rsidP="00000000" w:rsidRDefault="00000000" w:rsidRPr="00000000" w14:paraId="0000005E">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62">
      <w:pPr>
        <w:rPr/>
      </w:pPr>
      <w:r w:rsidDel="00000000" w:rsidR="00000000" w:rsidRPr="00000000">
        <w:rPr>
          <w:rtl w:val="0"/>
        </w:rPr>
        <w:t xml:space="preserve">There is also a </w:t>
      </w:r>
      <w:hyperlink r:id="rId16">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Deliverable 5</w:t>
      </w:r>
    </w:p>
    <w:p w:rsidR="00000000" w:rsidDel="00000000" w:rsidP="00000000" w:rsidRDefault="00000000" w:rsidRPr="00000000" w14:paraId="00000065">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A discussion paper for possible approaches to building a statistically valid back-testing framework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69">
      <w:pPr>
        <w:rPr/>
      </w:pPr>
      <w:r w:rsidDel="00000000" w:rsidR="00000000" w:rsidRPr="00000000">
        <w:rPr>
          <w:rtl w:val="0"/>
        </w:rPr>
        <w:t xml:space="preserve">There is also a </w:t>
      </w:r>
      <w:hyperlink r:id="rId17">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Deliverable 6</w:t>
      </w:r>
    </w:p>
    <w:p w:rsidR="00000000" w:rsidDel="00000000" w:rsidP="00000000" w:rsidRDefault="00000000" w:rsidRPr="00000000" w14:paraId="0000006C">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70">
      <w:pPr>
        <w:rPr/>
      </w:pPr>
      <w:r w:rsidDel="00000000" w:rsidR="00000000" w:rsidRPr="00000000">
        <w:rPr>
          <w:rtl w:val="0"/>
        </w:rPr>
        <w:t xml:space="preserve">There is also a </w:t>
      </w:r>
      <w:hyperlink r:id="rId18">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71">
      <w:pPr>
        <w:pStyle w:val="Heading1"/>
        <w:keepNext w:val="0"/>
        <w:keepLines w:val="0"/>
        <w:spacing w:before="480" w:lineRule="auto"/>
        <w:rPr>
          <w:b w:val="1"/>
          <w:bCs w:val="1"/>
          <w:sz w:val="20"/>
          <w:szCs w:val="20"/>
          <w:shd w:fill="fcfcfc" w:val="clear"/>
        </w:rPr>
      </w:pPr>
      <w:bookmarkStart w:colFirst="0" w:colLast="0" w:name="_9agcbsfgpfm6" w:id="8"/>
      <w:bookmarkEnd w:id="8"/>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2"/>
        </w:numPr>
        <w:ind w:left="720" w:hanging="360"/>
        <w:rPr>
          <w:u w:val="none"/>
        </w:rPr>
      </w:pPr>
      <w:bookmarkStart w:colFirst="0" w:colLast="0" w:name="_6846sbmbtwsg" w:id="9"/>
      <w:bookmarkEnd w:id="9"/>
      <w:r w:rsidDel="00000000" w:rsidR="00000000" w:rsidRPr="00000000">
        <w:rPr>
          <w:rtl w:val="0"/>
        </w:rPr>
        <w:t xml:space="preserve">Additional output</w:t>
      </w:r>
    </w:p>
    <w:p w:rsidR="00000000" w:rsidDel="00000000" w:rsidP="00000000" w:rsidRDefault="00000000" w:rsidRPr="00000000" w14:paraId="00000073">
      <w:pPr>
        <w:pStyle w:val="Heading2"/>
        <w:keepNext w:val="0"/>
        <w:keepLines w:val="0"/>
        <w:spacing w:before="480" w:lineRule="auto"/>
        <w:rPr/>
      </w:pPr>
      <w:bookmarkStart w:colFirst="0" w:colLast="0" w:name="_qnmvle1cbgmz" w:id="10"/>
      <w:bookmarkEnd w:id="10"/>
      <w:r w:rsidDel="00000000" w:rsidR="00000000" w:rsidRPr="00000000">
        <w:rPr>
          <w:rtl w:val="0"/>
        </w:rPr>
        <w:t xml:space="preserve">5.1. Action Publications</w:t>
      </w:r>
    </w:p>
    <w:p w:rsidR="00000000" w:rsidDel="00000000" w:rsidP="00000000" w:rsidRDefault="00000000" w:rsidRPr="00000000" w14:paraId="00000074">
      <w:pPr>
        <w:rPr/>
      </w:pPr>
      <w:r w:rsidDel="00000000" w:rsidR="00000000" w:rsidRPr="00000000">
        <w:rPr>
          <w:rtl w:val="0"/>
        </w:rPr>
        <w:t xml:space="preserve">Please add all DOIs of action publications here:</w:t>
      </w:r>
    </w:p>
    <w:p w:rsidR="00000000" w:rsidDel="00000000" w:rsidP="00000000" w:rsidRDefault="00000000" w:rsidRPr="00000000" w14:paraId="00000075">
      <w:pPr>
        <w:rPr/>
      </w:pPr>
      <w:hyperlink r:id="rId19">
        <w:r w:rsidDel="00000000" w:rsidR="00000000" w:rsidRPr="00000000">
          <w:rPr>
            <w:color w:val="1155cc"/>
            <w:u w:val="single"/>
            <w:rtl w:val="0"/>
          </w:rPr>
          <w:t xml:space="preserve">https://docs.google.com/spreadsheets/d/1eiLhbHzjaPhGjwIOs3RSjvTKaPNnAk6SWKzvsAmuqNE/edit?resourcekey#gid=1241894010</w:t>
        </w:r>
      </w:hyperlink>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20"/>
          <w:szCs w:val="20"/>
        </w:rPr>
      </w:pPr>
      <w:bookmarkStart w:colFirst="0" w:colLast="0" w:name="_m5gt2hz7q96l" w:id="11"/>
      <w:bookmarkEnd w:id="11"/>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pPr>
      <w:bookmarkStart w:colFirst="0" w:colLast="0" w:name="_z17m3183koa3" w:id="12"/>
      <w:bookmarkEnd w:id="12"/>
      <w:r w:rsidDel="00000000" w:rsidR="00000000" w:rsidRPr="00000000">
        <w:rPr>
          <w:rtl w:val="0"/>
        </w:rPr>
        <w:t xml:space="preserve">5.2. Research proposals</w:t>
      </w:r>
    </w:p>
    <w:p w:rsidR="00000000" w:rsidDel="00000000" w:rsidP="00000000" w:rsidRDefault="00000000" w:rsidRPr="00000000" w14:paraId="00000078">
      <w:pPr>
        <w:spacing w:after="240" w:before="240" w:lineRule="auto"/>
        <w:rPr>
          <w:b w:val="1"/>
          <w:bCs w:val="1"/>
          <w:sz w:val="20"/>
          <w:szCs w:val="20"/>
        </w:rPr>
      </w:pPr>
      <w:r w:rsidDel="00000000" w:rsidR="00000000" w:rsidRPr="00000000">
        <w:rPr>
          <w:b w:val="1"/>
          <w:bCs w:val="1"/>
          <w:sz w:val="20"/>
          <w:szCs w:val="20"/>
          <w:rtl w:val="0"/>
        </w:rPr>
        <w:t xml:space="preserve">Please list all research proposals here:</w:t>
      </w:r>
    </w:p>
    <w:p w:rsidR="00000000" w:rsidDel="00000000" w:rsidP="00000000" w:rsidRDefault="00000000" w:rsidRPr="00000000" w14:paraId="00000079">
      <w:pPr>
        <w:spacing w:after="240" w:before="240" w:lineRule="auto"/>
        <w:rPr>
          <w:sz w:val="20"/>
          <w:szCs w:val="20"/>
        </w:rPr>
      </w:pPr>
      <w:hyperlink r:id="rId20">
        <w:r w:rsidDel="00000000" w:rsidR="00000000" w:rsidRPr="00000000">
          <w:rPr>
            <w:color w:val="1155cc"/>
            <w:sz w:val="20"/>
            <w:szCs w:val="20"/>
            <w:u w:val="single"/>
            <w:rtl w:val="0"/>
          </w:rPr>
          <w:t xml:space="preserve">https://docs.google.com/spreadsheets/d/1eiLhbHzjaPhGjwIOs3RSjvTKaPNnAk6SWKzvsAmuqNE/edit?resourcekey#gid=2107510058</w:t>
        </w:r>
      </w:hyperlink>
      <w:r w:rsidDel="00000000" w:rsidR="00000000" w:rsidRPr="00000000">
        <w:rPr>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7A">
      <w:pPr>
        <w:spacing w:after="240" w:before="240" w:lineRule="auto"/>
        <w:rPr>
          <w:b w:val="1"/>
          <w:bCs w:val="1"/>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rPr/>
      </w:pPr>
      <w:bookmarkStart w:colFirst="0" w:colLast="0" w:name="_pm632g4bscie" w:id="13"/>
      <w:bookmarkEnd w:id="13"/>
      <w:r w:rsidDel="00000000" w:rsidR="00000000" w:rsidRPr="00000000">
        <w:rPr>
          <w:rtl w:val="0"/>
        </w:rPr>
        <w:t xml:space="preserve">5.3. </w:t>
      </w:r>
      <w:r w:rsidDel="00000000" w:rsidR="00000000" w:rsidRPr="00000000">
        <w:rPr>
          <w:rtl w:val="0"/>
        </w:rPr>
        <w:t xml:space="preserve">Other Outputs / Achievements</w:t>
      </w:r>
    </w:p>
    <w:p w:rsidR="00000000" w:rsidDel="00000000" w:rsidP="00000000" w:rsidRDefault="00000000" w:rsidRPr="00000000" w14:paraId="0000007C">
      <w:pPr>
        <w:spacing w:after="240" w:before="240" w:lineRule="auto"/>
        <w:rPr>
          <w:sz w:val="20"/>
          <w:szCs w:val="20"/>
          <w:shd w:fill="fcfcfc" w:val="clear"/>
        </w:rPr>
      </w:pPr>
      <w:r w:rsidDel="00000000" w:rsidR="00000000" w:rsidRPr="00000000">
        <w:rPr>
          <w:sz w:val="20"/>
          <w:szCs w:val="20"/>
          <w:shd w:fill="fcfcfc" w:val="clear"/>
          <w:rtl w:val="0"/>
        </w:rPr>
        <w:t xml:space="preserve">Please enter below any </w:t>
      </w:r>
      <w:r w:rsidDel="00000000" w:rsidR="00000000" w:rsidRPr="00000000">
        <w:rPr>
          <w:b w:val="1"/>
          <w:bCs w:val="1"/>
          <w:sz w:val="20"/>
          <w:szCs w:val="20"/>
          <w:u w:val="single"/>
          <w:shd w:fill="fcfcfc" w:val="clear"/>
          <w:rtl w:val="0"/>
        </w:rPr>
        <w:t xml:space="preserve">additional </w:t>
      </w:r>
      <w:r w:rsidDel="00000000" w:rsidR="00000000" w:rsidRPr="00000000">
        <w:rPr>
          <w:sz w:val="20"/>
          <w:szCs w:val="20"/>
          <w:shd w:fill="fcfcfc" w:val="clear"/>
          <w:rtl w:val="0"/>
        </w:rPr>
        <w:t xml:space="preserve">Outputs / Achievements on the topic of the Action that contribute to the COST mission, and for which Action networking was necessary (e.g. a patent, standards, white paper).</w:t>
      </w:r>
    </w:p>
    <w:p w:rsidR="00000000" w:rsidDel="00000000" w:rsidP="00000000" w:rsidRDefault="00000000" w:rsidRPr="00000000" w14:paraId="0000007D">
      <w:pPr>
        <w:spacing w:after="240" w:before="240" w:lineRule="auto"/>
        <w:rPr>
          <w:b w:val="1"/>
          <w:bCs w:val="1"/>
          <w:sz w:val="20"/>
          <w:szCs w:val="20"/>
          <w:shd w:fill="fcfcfc" w:val="clear"/>
        </w:rPr>
      </w:pPr>
      <w:r w:rsidDel="00000000" w:rsidR="00000000" w:rsidRPr="00000000">
        <w:rPr>
          <w:b w:val="1"/>
          <w:bCs w:val="1"/>
          <w:sz w:val="20"/>
          <w:szCs w:val="20"/>
          <w:shd w:fill="fcfcfc" w:val="clear"/>
          <w:rtl w:val="0"/>
        </w:rPr>
        <w:t xml:space="preserve">This is </w:t>
      </w:r>
      <w:r w:rsidDel="00000000" w:rsidR="00000000" w:rsidRPr="00000000">
        <w:rPr>
          <w:b w:val="1"/>
          <w:bCs w:val="1"/>
          <w:sz w:val="20"/>
          <w:szCs w:val="20"/>
          <w:highlight w:val="red"/>
          <w:rtl w:val="0"/>
        </w:rPr>
        <w:t xml:space="preserve">additional </w:t>
      </w:r>
      <w:r w:rsidDel="00000000" w:rsidR="00000000" w:rsidRPr="00000000">
        <w:rPr>
          <w:b w:val="1"/>
          <w:bCs w:val="1"/>
          <w:sz w:val="20"/>
          <w:szCs w:val="20"/>
          <w:shd w:fill="fcfcfc" w:val="clear"/>
          <w:rtl w:val="0"/>
        </w:rPr>
        <w:t xml:space="preserve">output. Do not copy from Section 3.</w:t>
      </w:r>
    </w:p>
    <w:p w:rsidR="00000000" w:rsidDel="00000000" w:rsidP="00000000" w:rsidRDefault="00000000" w:rsidRPr="00000000" w14:paraId="0000007E">
      <w:pPr>
        <w:spacing w:after="240" w:before="240" w:lineRule="auto"/>
        <w:rPr>
          <w:b w:val="1"/>
          <w:bCs w:val="1"/>
          <w:sz w:val="20"/>
          <w:szCs w:val="20"/>
        </w:rPr>
      </w:pPr>
      <w:r w:rsidDel="00000000" w:rsidR="00000000" w:rsidRPr="00000000">
        <w:rPr>
          <w:b w:val="1"/>
          <w:bCs w:val="1"/>
          <w:sz w:val="20"/>
          <w:szCs w:val="20"/>
          <w:rtl w:val="0"/>
        </w:rPr>
        <w:t xml:space="preserve">Output/ Achievement 1</w:t>
      </w:r>
    </w:p>
    <w:p w:rsidR="00000000" w:rsidDel="00000000" w:rsidP="00000000" w:rsidRDefault="00000000" w:rsidRPr="00000000" w14:paraId="0000007F">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80">
      <w:pPr>
        <w:spacing w:after="240" w:before="240" w:lineRule="auto"/>
        <w:rPr>
          <w:i w:val="1"/>
          <w:iCs w:val="1"/>
          <w:sz w:val="20"/>
          <w:szCs w:val="20"/>
        </w:rPr>
      </w:pPr>
      <w:r w:rsidDel="00000000" w:rsidR="00000000" w:rsidRPr="00000000">
        <w:rPr>
          <w:i w:val="1"/>
          <w:iCs w:val="1"/>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81">
      <w:pPr>
        <w:spacing w:after="240" w:before="240" w:lineRule="auto"/>
        <w:rPr>
          <w:b w:val="1"/>
          <w:bCs w:val="1"/>
          <w:sz w:val="20"/>
          <w:szCs w:val="20"/>
        </w:rPr>
      </w:pPr>
      <w:r w:rsidDel="00000000" w:rsidR="00000000" w:rsidRPr="00000000">
        <w:rPr>
          <w:b w:val="1"/>
          <w:bCs w:val="1"/>
          <w:sz w:val="20"/>
          <w:szCs w:val="20"/>
          <w:rtl w:val="0"/>
        </w:rPr>
        <w:t xml:space="preserve">Output/ Achievement 2</w:t>
      </w:r>
    </w:p>
    <w:p w:rsidR="00000000" w:rsidDel="00000000" w:rsidP="00000000" w:rsidRDefault="00000000" w:rsidRPr="00000000" w14:paraId="00000082">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84">
      <w:pPr>
        <w:spacing w:after="240" w:before="240" w:lineRule="auto"/>
        <w:rPr>
          <w:b w:val="1"/>
          <w:bCs w:val="1"/>
          <w:sz w:val="20"/>
          <w:szCs w:val="20"/>
        </w:rPr>
      </w:pPr>
      <w:r w:rsidDel="00000000" w:rsidR="00000000" w:rsidRPr="00000000">
        <w:rPr>
          <w:b w:val="1"/>
          <w:bCs w:val="1"/>
          <w:sz w:val="20"/>
          <w:szCs w:val="20"/>
          <w:rtl w:val="0"/>
        </w:rPr>
        <w:t xml:space="preserve">Output/ Achievement 3</w:t>
      </w:r>
    </w:p>
    <w:p w:rsidR="00000000" w:rsidDel="00000000" w:rsidP="00000000" w:rsidRDefault="00000000" w:rsidRPr="00000000" w14:paraId="00000085">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86">
      <w:pPr>
        <w:spacing w:after="240" w:before="240" w:lineRule="auto"/>
        <w:rPr>
          <w:sz w:val="20"/>
          <w:szCs w:val="20"/>
        </w:rPr>
      </w:pP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20"/>
          <w:szCs w:val="20"/>
        </w:rPr>
      </w:pPr>
      <w:bookmarkStart w:colFirst="0" w:colLast="0" w:name="_1c0pg7bbjfwz" w:id="14"/>
      <w:bookmarkEnd w:id="14"/>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2"/>
        </w:numPr>
        <w:ind w:left="720" w:hanging="360"/>
        <w:rPr>
          <w:u w:val="none"/>
        </w:rPr>
      </w:pPr>
      <w:bookmarkStart w:colFirst="0" w:colLast="0" w:name="_40f8jugocyvi" w:id="15"/>
      <w:bookmarkEnd w:id="15"/>
      <w:r w:rsidDel="00000000" w:rsidR="00000000" w:rsidRPr="00000000">
        <w:rPr>
          <w:rtl w:val="0"/>
        </w:rPr>
        <w:t xml:space="preserve">Impacts</w:t>
      </w:r>
    </w:p>
    <w:p w:rsidR="00000000" w:rsidDel="00000000" w:rsidP="00000000" w:rsidRDefault="00000000" w:rsidRPr="00000000" w14:paraId="00000089">
      <w:pPr>
        <w:rPr/>
      </w:pPr>
      <w:r w:rsidDel="00000000" w:rsidR="00000000" w:rsidRPr="00000000">
        <w:rPr>
          <w:rtl w:val="0"/>
        </w:rPr>
        <w:t xml:space="preserve">This section covers the impact of the Action on the careers, skills and network of researchers, stakeholder engagement, and the list of specific impacts resulting from the action.</w:t>
        <w:br w:type="textWrapping"/>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08A">
      <w:pPr>
        <w:spacing w:after="240" w:before="240" w:lineRule="auto"/>
        <w:rPr>
          <w:ins w:author="Bálint Molnár" w:id="5" w:date="2022-09-18T10:57:37Z"/>
          <w:color w:val="737373"/>
          <w:sz w:val="20"/>
          <w:szCs w:val="20"/>
          <w:shd w:fill="fcfcfc" w:val="clear"/>
        </w:rPr>
      </w:pPr>
      <w:r w:rsidDel="00000000" w:rsidR="00000000" w:rsidRPr="00000000">
        <w:rPr>
          <w:color w:val="737373"/>
          <w:sz w:val="20"/>
          <w:szCs w:val="20"/>
          <w:shd w:fill="fcfcfc" w:val="clear"/>
          <w:rtl w:val="0"/>
        </w:rPr>
        <w:t xml:space="preserve">Description of the impact, i.e. what will change, and for whom, as a result of what the Action achieved</w:t>
      </w:r>
      <w:ins w:author="Bálint Molnár" w:id="5" w:date="2022-09-18T10:57:37Z">
        <w:r w:rsidDel="00000000" w:rsidR="00000000" w:rsidRPr="00000000">
          <w:rPr>
            <w:rtl w:val="0"/>
          </w:rPr>
        </w:r>
      </w:ins>
    </w:p>
    <w:p w:rsidR="00000000" w:rsidDel="00000000" w:rsidP="00000000" w:rsidRDefault="00000000" w:rsidRPr="00000000" w14:paraId="0000008B">
      <w:pPr>
        <w:spacing w:after="240" w:before="240" w:lineRule="auto"/>
        <w:rPr>
          <w:color w:val="737373"/>
          <w:sz w:val="20"/>
          <w:szCs w:val="20"/>
          <w:shd w:fill="fcfcfc" w:val="clear"/>
        </w:rPr>
      </w:pPr>
      <w:ins w:author="Bálint Molnár" w:id="5" w:date="2022-09-18T10:57:37Z">
        <w:r w:rsidDel="00000000" w:rsidR="00000000" w:rsidRPr="00000000">
          <w:rPr>
            <w:color w:val="737373"/>
            <w:sz w:val="20"/>
            <w:szCs w:val="20"/>
            <w:shd w:fill="fcfcfc" w:val="clear"/>
            <w:rtl w:val="0"/>
          </w:rPr>
          <w:t xml:space="preserve">A Ph.D (Meriem Kherbouche) student </w:t>
        </w:r>
        <w:r w:rsidDel="00000000" w:rsidR="00000000" w:rsidRPr="00000000">
          <w:rPr>
            <w:color w:val="737373"/>
            <w:sz w:val="20"/>
            <w:szCs w:val="20"/>
            <w:shd w:fill="fcfcfc" w:val="clear"/>
            <w:rtl w:val="0"/>
            <w:rPrChange w:author="Bálint Molnár" w:id="6" w:date="2022-09-18T10:57:37Z">
              <w:rPr>
                <w:color w:val="737373"/>
                <w:sz w:val="20"/>
                <w:szCs w:val="20"/>
                <w:shd w:fill="fcfcfc" w:val="clear"/>
              </w:rPr>
            </w:rPrChange>
          </w:rPr>
          <w:t xml:space="preserve">is included</w:t>
        </w:r>
        <w:r w:rsidDel="00000000" w:rsidR="00000000" w:rsidRPr="00000000">
          <w:rPr>
            <w:color w:val="737373"/>
            <w:sz w:val="20"/>
            <w:szCs w:val="20"/>
            <w:shd w:fill="fcfcfc" w:val="clear"/>
            <w:rtl w:val="0"/>
          </w:rPr>
          <w:t xml:space="preserve"> into and participates in </w:t>
        </w:r>
        <w:r w:rsidDel="00000000" w:rsidR="00000000" w:rsidRPr="00000000">
          <w:rPr>
            <w:color w:val="737373"/>
            <w:sz w:val="20"/>
            <w:szCs w:val="20"/>
            <w:shd w:fill="fcfcfc" w:val="clear"/>
            <w:rtl w:val="0"/>
            <w:rPrChange w:author="Bálint Molnár" w:id="6" w:date="2022-09-18T10:57:37Z">
              <w:rPr>
                <w:color w:val="737373"/>
                <w:sz w:val="20"/>
                <w:szCs w:val="20"/>
                <w:shd w:fill="fcfcfc" w:val="clear"/>
              </w:rPr>
            </w:rPrChange>
          </w:rPr>
          <w:t xml:space="preserve">research</w:t>
        </w:r>
        <w:r w:rsidDel="00000000" w:rsidR="00000000" w:rsidRPr="00000000">
          <w:rPr>
            <w:color w:val="737373"/>
            <w:sz w:val="20"/>
            <w:szCs w:val="20"/>
            <w:shd w:fill="fcfcfc" w:val="clear"/>
            <w:rtl w:val="0"/>
          </w:rPr>
          <w:t xml:space="preserve"> on blockchain application in Business Processes. One paper is already published, and it is planned that this research area will part of her dissertation. </w:t>
        </w:r>
      </w:ins>
      <w:r w:rsidDel="00000000" w:rsidR="00000000" w:rsidRPr="00000000">
        <w:rPr>
          <w:rtl w:val="0"/>
        </w:rPr>
      </w:r>
    </w:p>
    <w:p w:rsidR="00000000" w:rsidDel="00000000" w:rsidP="00000000" w:rsidRDefault="00000000" w:rsidRPr="00000000" w14:paraId="0000008C">
      <w:pPr>
        <w:pStyle w:val="Heading2"/>
        <w:spacing w:after="240" w:before="240" w:lineRule="auto"/>
        <w:rPr/>
      </w:pPr>
      <w:bookmarkStart w:colFirst="0" w:colLast="0" w:name="_dj55x8co39ud" w:id="16"/>
      <w:bookmarkEnd w:id="16"/>
      <w:r w:rsidDel="00000000" w:rsidR="00000000" w:rsidRPr="00000000">
        <w:rPr>
          <w:rtl w:val="0"/>
        </w:rPr>
        <w:t xml:space="preserve">6.1. Impact 1</w:t>
      </w:r>
    </w:p>
    <w:p w:rsidR="00000000" w:rsidDel="00000000" w:rsidP="00000000" w:rsidRDefault="00000000" w:rsidRPr="00000000" w14:paraId="0000008D">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8E">
      <w:pPr>
        <w:spacing w:after="240" w:before="240" w:lineRule="auto"/>
        <w:rPr>
          <w:sz w:val="20"/>
          <w:szCs w:val="20"/>
        </w:rPr>
      </w:pPr>
      <w:r w:rsidDel="00000000" w:rsidR="00000000" w:rsidRPr="00000000">
        <w:rPr>
          <w:shd w:fill="ffd966" w:val="clear"/>
          <w:rtl w:val="0"/>
        </w:rPr>
        <w:t xml:space="preserve">Add info here, max 500 words</w:t>
      </w: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sz w:val="20"/>
                <w:szCs w:val="20"/>
                <w:shd w:fill="ff9900" w:val="clear"/>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bl>
    <w:p w:rsidR="00000000" w:rsidDel="00000000" w:rsidP="00000000" w:rsidRDefault="00000000" w:rsidRPr="00000000" w14:paraId="0000009D">
      <w:pPr>
        <w:pStyle w:val="Heading2"/>
        <w:spacing w:after="240" w:before="240" w:lineRule="auto"/>
        <w:rPr/>
      </w:pPr>
      <w:bookmarkStart w:colFirst="0" w:colLast="0" w:name="_tmghqvhr8aak" w:id="17"/>
      <w:bookmarkEnd w:id="17"/>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spacing w:after="240" w:before="240" w:lineRule="auto"/>
        <w:rPr/>
      </w:pPr>
      <w:bookmarkStart w:colFirst="0" w:colLast="0" w:name="_xbtd3s21w0k4" w:id="18"/>
      <w:bookmarkEnd w:id="18"/>
      <w:r w:rsidDel="00000000" w:rsidR="00000000" w:rsidRPr="00000000">
        <w:rPr>
          <w:rtl w:val="0"/>
        </w:rPr>
        <w:t xml:space="preserve">6.2. Impact 2</w:t>
      </w:r>
    </w:p>
    <w:p w:rsidR="00000000" w:rsidDel="00000000" w:rsidP="00000000" w:rsidRDefault="00000000" w:rsidRPr="00000000" w14:paraId="0000009F">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AF">
      <w:pPr>
        <w:pStyle w:val="Heading2"/>
        <w:spacing w:after="240" w:before="240" w:lineRule="auto"/>
        <w:rPr/>
      </w:pPr>
      <w:bookmarkStart w:colFirst="0" w:colLast="0" w:name="_8kx4m7g8nk6w" w:id="19"/>
      <w:bookmarkEnd w:id="19"/>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spacing w:after="240" w:before="240" w:lineRule="auto"/>
        <w:rPr/>
      </w:pPr>
      <w:bookmarkStart w:colFirst="0" w:colLast="0" w:name="_1m7vkywmpz9k" w:id="20"/>
      <w:bookmarkEnd w:id="20"/>
      <w:r w:rsidDel="00000000" w:rsidR="00000000" w:rsidRPr="00000000">
        <w:rPr>
          <w:rtl w:val="0"/>
        </w:rPr>
        <w:t xml:space="preserve">6.3. Impact 3</w:t>
      </w:r>
    </w:p>
    <w:p w:rsidR="00000000" w:rsidDel="00000000" w:rsidP="00000000" w:rsidRDefault="00000000" w:rsidRPr="00000000" w14:paraId="000000B1">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 </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C2">
      <w:pPr>
        <w:pStyle w:val="Heading1"/>
        <w:keepNext w:val="0"/>
        <w:keepLines w:val="0"/>
        <w:spacing w:before="480" w:lineRule="auto"/>
        <w:rPr>
          <w:b w:val="1"/>
          <w:bCs w:val="1"/>
          <w:sz w:val="20"/>
          <w:szCs w:val="20"/>
        </w:rPr>
      </w:pPr>
      <w:bookmarkStart w:colFirst="0" w:colLast="0" w:name="_dnxoip66epj0" w:id="21"/>
      <w:bookmarkEnd w:id="21"/>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numPr>
          <w:ilvl w:val="0"/>
          <w:numId w:val="2"/>
        </w:numPr>
        <w:ind w:left="720" w:hanging="360"/>
      </w:pPr>
      <w:bookmarkStart w:colFirst="0" w:colLast="0" w:name="_q8ndnueabcg3" w:id="22"/>
      <w:bookmarkEnd w:id="22"/>
      <w:r w:rsidDel="00000000" w:rsidR="00000000" w:rsidRPr="00000000">
        <w:rPr>
          <w:rtl w:val="0"/>
        </w:rPr>
        <w:t xml:space="preserve">Dissemination</w:t>
      </w:r>
    </w:p>
    <w:p w:rsidR="00000000" w:rsidDel="00000000" w:rsidP="00000000" w:rsidRDefault="00000000" w:rsidRPr="00000000" w14:paraId="000000C4">
      <w:pPr>
        <w:spacing w:after="240" w:before="240" w:line="256.8" w:lineRule="auto"/>
        <w:rPr>
          <w:color w:val="737373"/>
          <w:sz w:val="20"/>
          <w:szCs w:val="20"/>
        </w:rPr>
      </w:pPr>
      <w:r w:rsidDel="00000000" w:rsidR="00000000" w:rsidRPr="00000000">
        <w:rPr>
          <w:color w:val="737373"/>
          <w:sz w:val="20"/>
          <w:szCs w:val="20"/>
          <w:rtl w:val="0"/>
        </w:rPr>
        <w:t xml:space="preserve">This section addresses the Action's Dissemination and Exploitation Activities.</w:t>
      </w:r>
    </w:p>
    <w:p w:rsidR="00000000" w:rsidDel="00000000" w:rsidP="00000000" w:rsidRDefault="00000000" w:rsidRPr="00000000" w14:paraId="000000C5">
      <w:pPr>
        <w:spacing w:after="240" w:before="240" w:lineRule="auto"/>
        <w:rPr>
          <w:color w:val="737373"/>
          <w:sz w:val="20"/>
          <w:szCs w:val="20"/>
        </w:rPr>
      </w:pPr>
      <w:r w:rsidDel="00000000" w:rsidR="00000000" w:rsidRPr="00000000">
        <w:rPr>
          <w:color w:val="737373"/>
          <w:sz w:val="20"/>
          <w:szCs w:val="20"/>
          <w:rtl w:val="0"/>
        </w:rPr>
        <w:t xml:space="preserve">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000000" w:rsidDel="00000000" w:rsidP="00000000" w:rsidRDefault="00000000" w:rsidRPr="00000000" w14:paraId="000000C6">
      <w:pPr>
        <w:pStyle w:val="Heading2"/>
        <w:keepNext w:val="0"/>
        <w:keepLines w:val="0"/>
        <w:shd w:fill="fcfcfc" w:val="clear"/>
        <w:spacing w:before="480" w:lineRule="auto"/>
        <w:rPr/>
      </w:pPr>
      <w:bookmarkStart w:colFirst="0" w:colLast="0" w:name="_ohga69tdq92x" w:id="23"/>
      <w:bookmarkEnd w:id="23"/>
      <w:r w:rsidDel="00000000" w:rsidR="00000000" w:rsidRPr="00000000">
        <w:rPr>
          <w:rtl w:val="0"/>
        </w:rPr>
        <w:t xml:space="preserve">7.1. Other Dissemination Activities</w:t>
      </w:r>
    </w:p>
    <w:p w:rsidR="00000000" w:rsidDel="00000000" w:rsidP="00000000" w:rsidRDefault="00000000" w:rsidRPr="00000000" w14:paraId="000000C7">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Please describe below any activities undertaken to ensure dissemination of the Action's achievements e.g. participation in non-Action meetings (not already mentioned), meetings with EU Parliament, policy makers, experts in the field, regional authorities.</w:t>
      </w:r>
    </w:p>
    <w:p w:rsidR="00000000" w:rsidDel="00000000" w:rsidP="00000000" w:rsidRDefault="00000000" w:rsidRPr="00000000" w14:paraId="000000C8">
      <w:pPr>
        <w:spacing w:after="240" w:before="240" w:lineRule="auto"/>
        <w:rPr>
          <w:b w:val="1"/>
          <w:bCs w:val="1"/>
          <w:sz w:val="20"/>
          <w:szCs w:val="20"/>
        </w:rPr>
      </w:pPr>
      <w:r w:rsidDel="00000000" w:rsidR="00000000" w:rsidRPr="00000000">
        <w:rPr>
          <w:b w:val="1"/>
          <w:bCs w:val="1"/>
          <w:sz w:val="20"/>
          <w:szCs w:val="20"/>
          <w:rtl w:val="0"/>
        </w:rPr>
        <w:t xml:space="preserve">Activity 1</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2">
      <w:pPr>
        <w:spacing w:after="240" w:before="240" w:lineRule="auto"/>
        <w:rPr>
          <w:b w:val="1"/>
          <w:bCs w:val="1"/>
          <w:sz w:val="20"/>
          <w:szCs w:val="20"/>
        </w:rPr>
      </w:pPr>
      <w:r w:rsidDel="00000000" w:rsidR="00000000" w:rsidRPr="00000000">
        <w:rPr>
          <w:b w:val="1"/>
          <w:bCs w:val="1"/>
          <w:sz w:val="20"/>
          <w:szCs w:val="20"/>
          <w:rtl w:val="0"/>
        </w:rPr>
        <w:t xml:space="preserve">Activity 2</w:t>
      </w:r>
    </w:p>
    <w:tbl>
      <w:tblPr>
        <w:tblStyle w:val="Table5"/>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C">
      <w:pPr>
        <w:spacing w:after="240" w:before="240" w:lineRule="auto"/>
        <w:rPr>
          <w:b w:val="1"/>
          <w:bCs w:val="1"/>
          <w:sz w:val="20"/>
          <w:szCs w:val="20"/>
        </w:rPr>
      </w:pPr>
      <w:r w:rsidDel="00000000" w:rsidR="00000000" w:rsidRPr="00000000">
        <w:rPr>
          <w:b w:val="1"/>
          <w:bCs w:val="1"/>
          <w:sz w:val="20"/>
          <w:szCs w:val="20"/>
          <w:rtl w:val="0"/>
        </w:rPr>
        <w:t xml:space="preserve">Activity 3</w:t>
      </w:r>
    </w:p>
    <w:tbl>
      <w:tblPr>
        <w:tblStyle w:val="Table6"/>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E5">
      <w:pPr>
        <w:pStyle w:val="Heading1"/>
        <w:keepNext w:val="0"/>
        <w:keepLines w:val="0"/>
        <w:shd w:fill="fcfcfc" w:val="clear"/>
        <w:spacing w:before="480" w:lineRule="auto"/>
        <w:rPr>
          <w:b w:val="1"/>
          <w:bCs w:val="1"/>
          <w:color w:val="505050"/>
          <w:sz w:val="20"/>
          <w:szCs w:val="20"/>
        </w:rPr>
      </w:pPr>
      <w:bookmarkStart w:colFirst="0" w:colLast="0" w:name="_ohlzn0qr89l7" w:id="24"/>
      <w:bookmarkEnd w:id="24"/>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2"/>
        </w:numPr>
        <w:ind w:left="720" w:hanging="360"/>
      </w:pPr>
      <w:bookmarkStart w:colFirst="0" w:colLast="0" w:name="_45sep52vynn" w:id="25"/>
      <w:bookmarkEnd w:id="25"/>
      <w:r w:rsidDel="00000000" w:rsidR="00000000" w:rsidRPr="00000000">
        <w:rPr>
          <w:rtl w:val="0"/>
        </w:rPr>
        <w:t xml:space="preserve">Exploitation Activities</w:t>
      </w:r>
    </w:p>
    <w:p w:rsidR="00000000" w:rsidDel="00000000" w:rsidP="00000000" w:rsidRDefault="00000000" w:rsidRPr="00000000" w14:paraId="000000E7">
      <w:pPr>
        <w:shd w:fill="fcfcfc" w:val="clear"/>
        <w:spacing w:after="240" w:before="240" w:lineRule="auto"/>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0E8">
      <w:pPr>
        <w:shd w:fill="fcfcfc" w:val="clear"/>
        <w:spacing w:after="240" w:before="240" w:lineRule="auto"/>
        <w:rPr>
          <w:b w:val="1"/>
          <w:bCs w:val="1"/>
          <w:color w:val="737373"/>
          <w:sz w:val="20"/>
          <w:szCs w:val="20"/>
        </w:rPr>
      </w:pPr>
      <w:r w:rsidDel="00000000" w:rsidR="00000000" w:rsidRPr="00000000">
        <w:rPr>
          <w:b w:val="1"/>
          <w:bCs w:val="1"/>
          <w:color w:val="737373"/>
          <w:sz w:val="20"/>
          <w:szCs w:val="20"/>
          <w:rtl w:val="0"/>
        </w:rPr>
        <w:t xml:space="preserve">Exploitation Activity 1</w:t>
      </w:r>
    </w:p>
    <w:tbl>
      <w:tblPr>
        <w:tblStyle w:val="Table7"/>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EF">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0F0">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2</w:t>
      </w:r>
    </w:p>
    <w:tbl>
      <w:tblPr>
        <w:tblStyle w:val="Table8"/>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F7">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0F8">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3</w:t>
      </w:r>
    </w:p>
    <w:tbl>
      <w:tblPr>
        <w:tblStyle w:val="Table9"/>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FF">
      <w:pPr>
        <w:pStyle w:val="Heading1"/>
        <w:keepNext w:val="0"/>
        <w:keepLines w:val="0"/>
        <w:spacing w:before="480" w:lineRule="auto"/>
        <w:ind w:right="40"/>
        <w:rPr>
          <w:b w:val="1"/>
          <w:bCs w:val="1"/>
          <w:color w:val="2d3778"/>
          <w:sz w:val="20"/>
          <w:szCs w:val="20"/>
          <w:shd w:fill="fcfcfc" w:val="clear"/>
        </w:rPr>
      </w:pPr>
      <w:bookmarkStart w:colFirst="0" w:colLast="0" w:name="_nmts4l6eujq5" w:id="26"/>
      <w:bookmarkEnd w:id="26"/>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numPr>
          <w:ilvl w:val="0"/>
          <w:numId w:val="2"/>
        </w:numPr>
        <w:ind w:left="720" w:hanging="360"/>
        <w:rPr>
          <w:u w:val="none"/>
        </w:rPr>
      </w:pPr>
      <w:bookmarkStart w:colFirst="0" w:colLast="0" w:name="_visef8r6alay" w:id="27"/>
      <w:bookmarkEnd w:id="27"/>
      <w:r w:rsidDel="00000000" w:rsidR="00000000" w:rsidRPr="00000000">
        <w:rPr>
          <w:rtl w:val="0"/>
        </w:rPr>
        <w:t xml:space="preserve">Dissemination and exploitation approach</w:t>
      </w:r>
    </w:p>
    <w:p w:rsidR="00000000" w:rsidDel="00000000" w:rsidP="00000000" w:rsidRDefault="00000000" w:rsidRPr="00000000" w14:paraId="00000101">
      <w:pPr>
        <w:pStyle w:val="Heading1"/>
        <w:keepNext w:val="0"/>
        <w:keepLines w:val="0"/>
        <w:spacing w:before="480" w:lineRule="auto"/>
        <w:ind w:right="40"/>
        <w:rPr>
          <w:b w:val="1"/>
          <w:bCs w:val="1"/>
          <w:color w:val="737373"/>
          <w:sz w:val="20"/>
          <w:szCs w:val="20"/>
          <w:shd w:fill="fcfcfc" w:val="clear"/>
        </w:rPr>
      </w:pPr>
      <w:bookmarkStart w:colFirst="0" w:colLast="0" w:name="_pru4aqemue3r" w:id="28"/>
      <w:bookmarkEnd w:id="28"/>
      <w:r w:rsidDel="00000000" w:rsidR="00000000" w:rsidRPr="00000000">
        <w:rPr>
          <w:b w:val="1"/>
          <w:bCs w:val="1"/>
          <w:color w:val="737373"/>
          <w:sz w:val="20"/>
          <w:szCs w:val="20"/>
          <w:shd w:fill="fcfcfc" w:val="clear"/>
          <w:rtl w:val="0"/>
        </w:rPr>
        <w:t xml:space="preserve">Please describe the Action’s dissemination and exploitation approach as well as all activities undertaken to ensure dissemination and exploitation of Action results and the effectiveness of these activities. *</w:t>
      </w:r>
    </w:p>
    <w:p w:rsidR="00000000" w:rsidDel="00000000" w:rsidP="00000000" w:rsidRDefault="00000000" w:rsidRPr="00000000" w14:paraId="00000102">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Max 200 words</w:t>
      </w:r>
    </w:p>
    <w:p w:rsidR="00000000" w:rsidDel="00000000" w:rsidP="00000000" w:rsidRDefault="00000000" w:rsidRPr="00000000" w14:paraId="00000103">
      <w:pPr>
        <w:rPr>
          <w:sz w:val="20"/>
          <w:szCs w:val="20"/>
          <w:shd w:fill="ff9900" w:val="clear"/>
        </w:rPr>
      </w:pPr>
      <w:r w:rsidDel="00000000" w:rsidR="00000000" w:rsidRPr="00000000">
        <w:rPr>
          <w:sz w:val="20"/>
          <w:szCs w:val="20"/>
          <w:shd w:fill="ff9900" w:val="clear"/>
          <w:rtl w:val="0"/>
        </w:rPr>
        <w:t xml:space="preserve">Please add something here, if applicable</w:t>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highlight w:val="red"/>
        </w:rPr>
      </w:pPr>
      <w:bookmarkStart w:colFirst="0" w:colLast="0" w:name="_7e8pzkloqx3i" w:id="29"/>
      <w:bookmarkEnd w:id="29"/>
      <w:r w:rsidDel="00000000" w:rsidR="00000000" w:rsidRPr="00000000">
        <w:rPr>
          <w:highlight w:val="red"/>
          <w:rtl w:val="0"/>
        </w:rPr>
        <w:t xml:space="preserve">Nothing to write below</w:t>
      </w:r>
    </w:p>
    <w:p w:rsidR="00000000" w:rsidDel="00000000" w:rsidP="00000000" w:rsidRDefault="00000000" w:rsidRPr="00000000" w14:paraId="00000108">
      <w:pPr>
        <w:pStyle w:val="Heading1"/>
        <w:rPr/>
      </w:pPr>
      <w:bookmarkStart w:colFirst="0" w:colLast="0" w:name="_x963gjkenh9f" w:id="30"/>
      <w:bookmarkEnd w:id="30"/>
      <w:r w:rsidDel="00000000" w:rsidR="00000000" w:rsidRPr="00000000">
        <w:rPr>
          <w:rtl w:val="0"/>
        </w:rPr>
        <w:t xml:space="preserve">Appendix A</w:t>
      </w:r>
    </w:p>
    <w:p w:rsidR="00000000" w:rsidDel="00000000" w:rsidP="00000000" w:rsidRDefault="00000000" w:rsidRPr="00000000" w14:paraId="00000109">
      <w:pPr>
        <w:pStyle w:val="Heading1"/>
        <w:rPr/>
      </w:pPr>
      <w:bookmarkStart w:colFirst="0" w:colLast="0" w:name="_ybb4dsqlbfty" w:id="31"/>
      <w:bookmarkEnd w:id="31"/>
      <w:r w:rsidDel="00000000" w:rsidR="00000000" w:rsidRPr="00000000">
        <w:rPr>
          <w:rtl w:val="0"/>
        </w:rPr>
        <w:t xml:space="preserve">MoU Objectives </w:t>
      </w:r>
    </w:p>
    <w:p w:rsidR="00000000" w:rsidDel="00000000" w:rsidP="00000000" w:rsidRDefault="00000000" w:rsidRPr="00000000" w14:paraId="0000010A">
      <w:pPr>
        <w:rPr>
          <w:sz w:val="20"/>
          <w:szCs w:val="20"/>
        </w:rPr>
      </w:pPr>
      <w:r w:rsidDel="00000000" w:rsidR="00000000" w:rsidRPr="00000000">
        <w:rPr>
          <w:sz w:val="20"/>
          <w:szCs w:val="20"/>
          <w:rtl w:val="0"/>
        </w:rPr>
        <w:t xml:space="preserve">0% to 100% fulfilment</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color w:val="737373"/>
          <w:sz w:val="18"/>
          <w:szCs w:val="18"/>
          <w:shd w:fill="f5f5f5" w:val="clear"/>
        </w:rPr>
      </w:pPr>
      <w:r w:rsidDel="00000000" w:rsidR="00000000" w:rsidRPr="00000000">
        <w:rPr>
          <w:rtl w:val="0"/>
        </w:rPr>
      </w:r>
    </w:p>
    <w:tbl>
      <w:tblPr>
        <w:tblStyle w:val="Table10"/>
        <w:tblW w:w="9025.511811023624"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18.3752640676014"/>
        <w:gridCol w:w="1618.3752640676014"/>
        <w:gridCol w:w="5308.761282888419"/>
        <w:gridCol w:w="240"/>
        <w:gridCol w:w="240"/>
        <w:tblGridChange w:id="0">
          <w:tblGrid>
            <w:gridCol w:w="1618.3752640676014"/>
            <w:gridCol w:w="1618.3752640676014"/>
            <w:gridCol w:w="5308.761282888419"/>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161">
      <w:pPr>
        <w:rPr>
          <w:color w:val="737373"/>
          <w:sz w:val="18"/>
          <w:szCs w:val="18"/>
          <w:shd w:fill="f5f5f5" w:val="clear"/>
        </w:rPr>
      </w:pPr>
      <w:r w:rsidDel="00000000" w:rsidR="00000000" w:rsidRPr="00000000">
        <w:rPr>
          <w:rtl w:val="0"/>
        </w:rPr>
      </w:r>
    </w:p>
    <w:p w:rsidR="00000000" w:rsidDel="00000000" w:rsidP="00000000" w:rsidRDefault="00000000" w:rsidRPr="00000000" w14:paraId="00000162">
      <w:pPr>
        <w:rPr>
          <w:color w:val="737373"/>
          <w:sz w:val="18"/>
          <w:szCs w:val="18"/>
          <w:shd w:fill="f5f5f5" w:val="clear"/>
        </w:rPr>
      </w:pPr>
      <w:r w:rsidDel="00000000" w:rsidR="00000000" w:rsidRPr="00000000">
        <w:rPr>
          <w:rtl w:val="0"/>
        </w:rPr>
      </w:r>
    </w:p>
    <w:p w:rsidR="00000000" w:rsidDel="00000000" w:rsidP="00000000" w:rsidRDefault="00000000" w:rsidRPr="00000000" w14:paraId="00000163">
      <w:pPr>
        <w:rPr>
          <w:color w:val="737373"/>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bookmarkStart w:colFirst="0" w:colLast="0" w:name="_hfsysb3if3uo" w:id="32"/>
      <w:bookmarkEnd w:id="32"/>
      <w:r w:rsidDel="00000000" w:rsidR="00000000" w:rsidRPr="00000000">
        <w:rPr>
          <w:rtl w:val="0"/>
        </w:rPr>
        <w:t xml:space="preserve">Appendix B</w:t>
      </w:r>
    </w:p>
    <w:p w:rsidR="00000000" w:rsidDel="00000000" w:rsidP="00000000" w:rsidRDefault="00000000" w:rsidRPr="00000000" w14:paraId="00000165">
      <w:pPr>
        <w:pStyle w:val="Heading1"/>
        <w:rPr/>
      </w:pPr>
      <w:bookmarkStart w:colFirst="0" w:colLast="0" w:name="_r6pmxrxvifhy" w:id="33"/>
      <w:bookmarkEnd w:id="33"/>
      <w:r w:rsidDel="00000000" w:rsidR="00000000" w:rsidRPr="00000000">
        <w:rPr>
          <w:rtl w:val="0"/>
        </w:rPr>
        <w:t xml:space="preserve">Deliverables</w:t>
      </w:r>
    </w:p>
    <w:p w:rsidR="00000000" w:rsidDel="00000000" w:rsidP="00000000" w:rsidRDefault="00000000" w:rsidRPr="00000000" w14:paraId="00000166">
      <w:pPr>
        <w:pStyle w:val="Heading2"/>
        <w:rPr/>
      </w:pPr>
      <w:bookmarkStart w:colFirst="0" w:colLast="0" w:name="_7dz4ut1ns71u" w:id="34"/>
      <w:bookmarkEnd w:id="34"/>
      <w:r w:rsidDel="00000000" w:rsidR="00000000" w:rsidRPr="00000000">
        <w:rPr>
          <w:rtl w:val="0"/>
        </w:rPr>
        <w:t xml:space="preserve">Needs to be done by October 2022</w:t>
      </w:r>
    </w:p>
    <w:p w:rsidR="00000000" w:rsidDel="00000000" w:rsidP="00000000" w:rsidRDefault="00000000" w:rsidRPr="00000000" w14:paraId="00000167">
      <w:pPr>
        <w:rPr/>
      </w:pPr>
      <w:r w:rsidDel="00000000" w:rsidR="00000000" w:rsidRPr="00000000">
        <w:rPr>
          <w:rtl w:val="0"/>
        </w:rPr>
        <w:t xml:space="preserve">Strategy to engage stakeholders in the Action (including revisions in month 24 and 36)</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Report on good examples and best practices for a transparent finance industry with guidelines to improve transparency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database which contains pre-ICO documentation and post-ICO performance (ROI and lifespan)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  database which contains data on crowdfunding/P2P platform features useful for rating platform integrity and to predict fraud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 discussion paper for possible approaches to building a statistically valid back-testing framework</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rnpikuwci3eq" w:id="35"/>
      <w:bookmarkEnd w:id="35"/>
      <w:r w:rsidDel="00000000" w:rsidR="00000000" w:rsidRPr="00000000">
        <w:rPr>
          <w:rtl w:val="0"/>
        </w:rPr>
        <w:t xml:space="preserve">Needs to be done in GP3 and GP4 (Nov 22 to Oct 24)</w:t>
      </w:r>
    </w:p>
    <w:p w:rsidR="00000000" w:rsidDel="00000000" w:rsidP="00000000" w:rsidRDefault="00000000" w:rsidRPr="00000000" w14:paraId="00000175">
      <w:pPr>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Position papers, aimed at regulators and policy-makers, on methodology (with examples of formal criteria) for testing AI techniques in real-time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Handbook and/or wiki page describing potential approaches to tackle risk management issues related to blockchain assets and crowdfunding/P2P lending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position paper and roadmap on mitigating risks connected with the increased use of digital assets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Four annual reports (for lay audience) distributed via local and national media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Key software (codes, packages) developed by each of the Working Groups in line with their objectives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 edited volume containing scientific achievements of the Action (dummy text to delete)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eiLhbHzjaPhGjwIOs3RSjvTKaPNnAk6SWKzvsAmuqNE/edit?resourcekey#gid=2107510058" TargetMode="External"/><Relationship Id="rId11" Type="http://schemas.openxmlformats.org/officeDocument/2006/relationships/hyperlink" Target="https://summerschool.eitdigital.eu/disrupting-finance-with-digital-technologies" TargetMode="External"/><Relationship Id="rId10" Type="http://schemas.openxmlformats.org/officeDocument/2006/relationships/hyperlink" Target="https://summerschool.eitdigital.eu/artificial-intelligence-in-financial-services" TargetMode="External"/><Relationship Id="rId13" Type="http://schemas.openxmlformats.org/officeDocument/2006/relationships/hyperlink" Target="https://docs.google.com/spreadsheets/d/1gMXOFUWgBI6pmH_8p3v1NTUZKIu5liyc/edit#gid=1351654828" TargetMode="External"/><Relationship Id="rId12" Type="http://schemas.openxmlformats.org/officeDocument/2006/relationships/hyperlink" Target="https://docs.google.com/spreadsheets/d/1gMXOFUWgBI6pmH_8p3v1NTUZKIu5liyc/edit#gid=13516548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sterschool.eitdigital.eu/data-science" TargetMode="External"/><Relationship Id="rId15" Type="http://schemas.openxmlformats.org/officeDocument/2006/relationships/hyperlink" Target="https://docs.google.com/spreadsheets/d/1gMXOFUWgBI6pmH_8p3v1NTUZKIu5liyc/edit#gid=1351654828" TargetMode="External"/><Relationship Id="rId14" Type="http://schemas.openxmlformats.org/officeDocument/2006/relationships/hyperlink" Target="https://docs.google.com/spreadsheets/d/1gMXOFUWgBI6pmH_8p3v1NTUZKIu5liyc/edit#gid=1351654828" TargetMode="External"/><Relationship Id="rId17" Type="http://schemas.openxmlformats.org/officeDocument/2006/relationships/hyperlink" Target="https://docs.google.com/spreadsheets/d/1gMXOFUWgBI6pmH_8p3v1NTUZKIu5liyc/edit#gid=1351654828" TargetMode="External"/><Relationship Id="rId16" Type="http://schemas.openxmlformats.org/officeDocument/2006/relationships/hyperlink" Target="https://docs.google.com/spreadsheets/d/1gMXOFUWgBI6pmH_8p3v1NTUZKIu5liyc/edit#gid=1351654828" TargetMode="External"/><Relationship Id="rId5" Type="http://schemas.openxmlformats.org/officeDocument/2006/relationships/styles" Target="styles.xml"/><Relationship Id="rId19" Type="http://schemas.openxmlformats.org/officeDocument/2006/relationships/hyperlink" Target="https://docs.google.com/spreadsheets/d/1eiLhbHzjaPhGjwIOs3RSjvTKaPNnAk6SWKzvsAmuqNE/edit?resourcekey#gid=1241894010" TargetMode="External"/><Relationship Id="rId6" Type="http://schemas.openxmlformats.org/officeDocument/2006/relationships/hyperlink" Target="https://docs.google.com/spreadsheets/d/1eiLhbHzjaPhGjwIOs3RSjvTKaPNnAk6SWKzvsAmuqNE/edit?resourcekey#gid=2095229524" TargetMode="External"/><Relationship Id="rId18" Type="http://schemas.openxmlformats.org/officeDocument/2006/relationships/hyperlink" Target="https://docs.google.com/spreadsheets/d/1gMXOFUWgBI6pmH_8p3v1NTUZKIu5liyc/edit#gid=1351654828" TargetMode="External"/><Relationship Id="rId7" Type="http://schemas.openxmlformats.org/officeDocument/2006/relationships/hyperlink" Target="https://www.eitdigital.eu/fileadmin/2022/ecosystem/makers-shapers/reports/EIT-Digital-Artificial-Intelligence-Report.pdf" TargetMode="External"/><Relationship Id="rId8" Type="http://schemas.openxmlformats.org/officeDocument/2006/relationships/hyperlink" Target="https://masterschool.eitdigital.eu/fin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